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5467B" w14:textId="7FC55277" w:rsidR="00083594" w:rsidRPr="00B546B4" w:rsidRDefault="0092362A" w:rsidP="00083594">
      <w:pPr>
        <w:jc w:val="center"/>
        <w:rPr>
          <w:rFonts w:ascii="Arial" w:hAnsi="Arial" w:cs="Arial"/>
          <w:b/>
          <w:bCs/>
          <w:i/>
          <w:iCs/>
          <w:sz w:val="28"/>
          <w:szCs w:val="28"/>
        </w:rPr>
      </w:pPr>
      <w:r w:rsidRPr="00B546B4">
        <w:rPr>
          <w:rFonts w:ascii="Arial" w:hAnsi="Arial" w:cs="Arial"/>
          <w:b/>
          <w:bCs/>
          <w:i/>
          <w:iCs/>
          <w:sz w:val="28"/>
          <w:szCs w:val="28"/>
        </w:rPr>
        <w:t>Discussion</w:t>
      </w:r>
      <w:r w:rsidR="002060CF" w:rsidRPr="00B546B4">
        <w:rPr>
          <w:rFonts w:ascii="Arial" w:hAnsi="Arial" w:cs="Arial"/>
          <w:b/>
          <w:bCs/>
          <w:i/>
          <w:iCs/>
          <w:sz w:val="28"/>
          <w:szCs w:val="28"/>
        </w:rPr>
        <w:t xml:space="preserve"> of Hyperparameter Tuning</w:t>
      </w:r>
      <w:r w:rsidRPr="00B546B4">
        <w:rPr>
          <w:rFonts w:ascii="Arial" w:hAnsi="Arial" w:cs="Arial"/>
          <w:b/>
          <w:bCs/>
          <w:i/>
          <w:iCs/>
          <w:sz w:val="28"/>
          <w:szCs w:val="28"/>
        </w:rPr>
        <w:t xml:space="preserve"> on CNN and MLP</w:t>
      </w:r>
    </w:p>
    <w:sdt>
      <w:sdtPr>
        <w:rPr>
          <w:rFonts w:asciiTheme="minorHAnsi" w:eastAsiaTheme="minorEastAsia" w:hAnsiTheme="minorHAnsi" w:cstheme="minorBidi"/>
          <w:b w:val="0"/>
          <w:bCs w:val="0"/>
          <w:color w:val="auto"/>
          <w:kern w:val="2"/>
          <w:sz w:val="22"/>
          <w:szCs w:val="22"/>
          <w:u w:val="none"/>
        </w:rPr>
        <w:id w:val="-1465658630"/>
        <w:docPartObj>
          <w:docPartGallery w:val="Table of Contents"/>
          <w:docPartUnique/>
        </w:docPartObj>
      </w:sdtPr>
      <w:sdtEndPr>
        <w:rPr>
          <w:noProof/>
        </w:rPr>
      </w:sdtEndPr>
      <w:sdtContent>
        <w:p w14:paraId="4F34BFFF" w14:textId="77777777" w:rsidR="00F70B5B" w:rsidRPr="0092362A" w:rsidRDefault="00F70B5B" w:rsidP="00673781">
          <w:pPr>
            <w:pStyle w:val="TOCHeading"/>
            <w:jc w:val="center"/>
            <w:rPr>
              <w:color w:val="auto"/>
              <w:sz w:val="36"/>
              <w:szCs w:val="36"/>
            </w:rPr>
          </w:pPr>
          <w:r w:rsidRPr="0092362A">
            <w:rPr>
              <w:color w:val="auto"/>
              <w:sz w:val="36"/>
              <w:szCs w:val="36"/>
            </w:rPr>
            <w:t>Contents</w:t>
          </w:r>
        </w:p>
        <w:p w14:paraId="39C695A4" w14:textId="4B1DE6C1" w:rsidR="00F70B5B" w:rsidRDefault="00F70B5B">
          <w:pPr>
            <w:pStyle w:val="TOC1"/>
            <w:tabs>
              <w:tab w:val="right" w:leader="dot" w:pos="8290"/>
            </w:tabs>
            <w:rPr>
              <w:rFonts w:cstheme="minorBidi"/>
              <w:b w:val="0"/>
              <w:bCs w:val="0"/>
              <w:noProof/>
              <w:sz w:val="24"/>
              <w:szCs w:val="22"/>
            </w:rPr>
          </w:pPr>
          <w:r>
            <w:fldChar w:fldCharType="begin"/>
          </w:r>
          <w:r>
            <w:instrText xml:space="preserve"> TOC \o "1-3" \h \z \u </w:instrText>
          </w:r>
          <w:r>
            <w:fldChar w:fldCharType="separate"/>
          </w:r>
          <w:hyperlink w:anchor="_Toc71298876" w:history="1">
            <w:r w:rsidRPr="005B5FE9">
              <w:rPr>
                <w:rStyle w:val="Hyperlink"/>
                <w:rFonts w:cstheme="majorHAnsi"/>
                <w:noProof/>
              </w:rPr>
              <w:t>1. Intro</w:t>
            </w:r>
            <w:r w:rsidRPr="005B5FE9">
              <w:rPr>
                <w:rStyle w:val="Hyperlink"/>
                <w:noProof/>
              </w:rPr>
              <w:t>duction</w:t>
            </w:r>
            <w:r>
              <w:rPr>
                <w:noProof/>
                <w:webHidden/>
              </w:rPr>
              <w:tab/>
            </w:r>
            <w:r>
              <w:rPr>
                <w:noProof/>
                <w:webHidden/>
              </w:rPr>
              <w:fldChar w:fldCharType="begin"/>
            </w:r>
            <w:r>
              <w:rPr>
                <w:noProof/>
                <w:webHidden/>
              </w:rPr>
              <w:instrText xml:space="preserve"> PAGEREF _Toc71298876 \h </w:instrText>
            </w:r>
            <w:r>
              <w:rPr>
                <w:noProof/>
                <w:webHidden/>
              </w:rPr>
            </w:r>
            <w:r>
              <w:rPr>
                <w:noProof/>
                <w:webHidden/>
              </w:rPr>
              <w:fldChar w:fldCharType="separate"/>
            </w:r>
            <w:r>
              <w:rPr>
                <w:noProof/>
                <w:webHidden/>
              </w:rPr>
              <w:t>2</w:t>
            </w:r>
            <w:r>
              <w:rPr>
                <w:noProof/>
                <w:webHidden/>
              </w:rPr>
              <w:fldChar w:fldCharType="end"/>
            </w:r>
          </w:hyperlink>
        </w:p>
        <w:p w14:paraId="1267892D" w14:textId="005AC05A" w:rsidR="00F70B5B" w:rsidRDefault="00EA7176">
          <w:pPr>
            <w:pStyle w:val="TOC1"/>
            <w:tabs>
              <w:tab w:val="right" w:leader="dot" w:pos="8290"/>
            </w:tabs>
            <w:rPr>
              <w:rFonts w:cstheme="minorBidi"/>
              <w:b w:val="0"/>
              <w:bCs w:val="0"/>
              <w:noProof/>
              <w:sz w:val="24"/>
              <w:szCs w:val="22"/>
            </w:rPr>
          </w:pPr>
          <w:hyperlink w:anchor="_Toc71298877" w:history="1">
            <w:r w:rsidR="00F70B5B" w:rsidRPr="005B5FE9">
              <w:rPr>
                <w:rStyle w:val="Hyperlink"/>
                <w:noProof/>
              </w:rPr>
              <w:t>2. Data Description</w:t>
            </w:r>
            <w:r w:rsidR="00F70B5B">
              <w:rPr>
                <w:noProof/>
                <w:webHidden/>
              </w:rPr>
              <w:tab/>
            </w:r>
            <w:r w:rsidR="00F70B5B">
              <w:rPr>
                <w:noProof/>
                <w:webHidden/>
              </w:rPr>
              <w:fldChar w:fldCharType="begin"/>
            </w:r>
            <w:r w:rsidR="00F70B5B">
              <w:rPr>
                <w:noProof/>
                <w:webHidden/>
              </w:rPr>
              <w:instrText xml:space="preserve"> PAGEREF _Toc71298877 \h </w:instrText>
            </w:r>
            <w:r w:rsidR="00F70B5B">
              <w:rPr>
                <w:noProof/>
                <w:webHidden/>
              </w:rPr>
            </w:r>
            <w:r w:rsidR="00F70B5B">
              <w:rPr>
                <w:noProof/>
                <w:webHidden/>
              </w:rPr>
              <w:fldChar w:fldCharType="separate"/>
            </w:r>
            <w:r w:rsidR="00F70B5B">
              <w:rPr>
                <w:noProof/>
                <w:webHidden/>
              </w:rPr>
              <w:t>2</w:t>
            </w:r>
            <w:r w:rsidR="00F70B5B">
              <w:rPr>
                <w:noProof/>
                <w:webHidden/>
              </w:rPr>
              <w:fldChar w:fldCharType="end"/>
            </w:r>
          </w:hyperlink>
        </w:p>
        <w:p w14:paraId="29063999" w14:textId="4C9B7CE6" w:rsidR="00F70B5B" w:rsidRDefault="00EA7176">
          <w:pPr>
            <w:pStyle w:val="TOC1"/>
            <w:tabs>
              <w:tab w:val="right" w:leader="dot" w:pos="8290"/>
            </w:tabs>
            <w:rPr>
              <w:rFonts w:cstheme="minorBidi"/>
              <w:b w:val="0"/>
              <w:bCs w:val="0"/>
              <w:noProof/>
              <w:sz w:val="24"/>
              <w:szCs w:val="22"/>
            </w:rPr>
          </w:pPr>
          <w:hyperlink w:anchor="_Toc71298878" w:history="1">
            <w:r w:rsidR="00F70B5B" w:rsidRPr="005B5FE9">
              <w:rPr>
                <w:rStyle w:val="Hyperlink"/>
                <w:noProof/>
              </w:rPr>
              <w:t>3. Neural Network Models</w:t>
            </w:r>
            <w:r w:rsidR="00F70B5B">
              <w:rPr>
                <w:noProof/>
                <w:webHidden/>
              </w:rPr>
              <w:tab/>
            </w:r>
            <w:r w:rsidR="00F70B5B">
              <w:rPr>
                <w:noProof/>
                <w:webHidden/>
              </w:rPr>
              <w:fldChar w:fldCharType="begin"/>
            </w:r>
            <w:r w:rsidR="00F70B5B">
              <w:rPr>
                <w:noProof/>
                <w:webHidden/>
              </w:rPr>
              <w:instrText xml:space="preserve"> PAGEREF _Toc71298878 \h </w:instrText>
            </w:r>
            <w:r w:rsidR="00F70B5B">
              <w:rPr>
                <w:noProof/>
                <w:webHidden/>
              </w:rPr>
            </w:r>
            <w:r w:rsidR="00F70B5B">
              <w:rPr>
                <w:noProof/>
                <w:webHidden/>
              </w:rPr>
              <w:fldChar w:fldCharType="separate"/>
            </w:r>
            <w:r w:rsidR="00F70B5B">
              <w:rPr>
                <w:noProof/>
                <w:webHidden/>
              </w:rPr>
              <w:t>3</w:t>
            </w:r>
            <w:r w:rsidR="00F70B5B">
              <w:rPr>
                <w:noProof/>
                <w:webHidden/>
              </w:rPr>
              <w:fldChar w:fldCharType="end"/>
            </w:r>
          </w:hyperlink>
        </w:p>
        <w:p w14:paraId="6EDC6989" w14:textId="3AB06251" w:rsidR="00F70B5B" w:rsidRDefault="00EA7176">
          <w:pPr>
            <w:pStyle w:val="TOC2"/>
            <w:rPr>
              <w:rFonts w:cstheme="minorBidi"/>
              <w:i w:val="0"/>
              <w:iCs w:val="0"/>
              <w:noProof/>
              <w:sz w:val="24"/>
              <w:szCs w:val="22"/>
            </w:rPr>
          </w:pPr>
          <w:hyperlink w:anchor="_Toc71298879" w:history="1">
            <w:r w:rsidR="00F70B5B" w:rsidRPr="005B5FE9">
              <w:rPr>
                <w:rStyle w:val="Hyperlink"/>
                <w:noProof/>
              </w:rPr>
              <w:t>3.1 Artificial Neural Network (ANN) --- additional information</w:t>
            </w:r>
            <w:r w:rsidR="00F70B5B">
              <w:rPr>
                <w:noProof/>
                <w:webHidden/>
              </w:rPr>
              <w:tab/>
            </w:r>
            <w:r w:rsidR="00F70B5B">
              <w:rPr>
                <w:noProof/>
                <w:webHidden/>
              </w:rPr>
              <w:fldChar w:fldCharType="begin"/>
            </w:r>
            <w:r w:rsidR="00F70B5B">
              <w:rPr>
                <w:noProof/>
                <w:webHidden/>
              </w:rPr>
              <w:instrText xml:space="preserve"> PAGEREF _Toc71298879 \h </w:instrText>
            </w:r>
            <w:r w:rsidR="00F70B5B">
              <w:rPr>
                <w:noProof/>
                <w:webHidden/>
              </w:rPr>
            </w:r>
            <w:r w:rsidR="00F70B5B">
              <w:rPr>
                <w:noProof/>
                <w:webHidden/>
              </w:rPr>
              <w:fldChar w:fldCharType="separate"/>
            </w:r>
            <w:r w:rsidR="00F70B5B">
              <w:rPr>
                <w:noProof/>
                <w:webHidden/>
              </w:rPr>
              <w:t>3</w:t>
            </w:r>
            <w:r w:rsidR="00F70B5B">
              <w:rPr>
                <w:noProof/>
                <w:webHidden/>
              </w:rPr>
              <w:fldChar w:fldCharType="end"/>
            </w:r>
          </w:hyperlink>
        </w:p>
        <w:p w14:paraId="18C9AD80" w14:textId="6E25B809" w:rsidR="00F70B5B" w:rsidRDefault="00EA7176">
          <w:pPr>
            <w:pStyle w:val="TOC2"/>
            <w:rPr>
              <w:rFonts w:cstheme="minorBidi"/>
              <w:i w:val="0"/>
              <w:iCs w:val="0"/>
              <w:noProof/>
              <w:sz w:val="24"/>
              <w:szCs w:val="22"/>
            </w:rPr>
          </w:pPr>
          <w:hyperlink w:anchor="_Toc71298880" w:history="1">
            <w:r w:rsidR="00F70B5B" w:rsidRPr="005B5FE9">
              <w:rPr>
                <w:rStyle w:val="Hyperlink"/>
                <w:noProof/>
              </w:rPr>
              <w:t>3.2 Multilayer Perceptron (MLP)</w:t>
            </w:r>
            <w:r w:rsidR="00F70B5B">
              <w:rPr>
                <w:noProof/>
                <w:webHidden/>
              </w:rPr>
              <w:tab/>
            </w:r>
            <w:r w:rsidR="00F70B5B">
              <w:rPr>
                <w:noProof/>
                <w:webHidden/>
              </w:rPr>
              <w:fldChar w:fldCharType="begin"/>
            </w:r>
            <w:r w:rsidR="00F70B5B">
              <w:rPr>
                <w:noProof/>
                <w:webHidden/>
              </w:rPr>
              <w:instrText xml:space="preserve"> PAGEREF _Toc71298880 \h </w:instrText>
            </w:r>
            <w:r w:rsidR="00F70B5B">
              <w:rPr>
                <w:noProof/>
                <w:webHidden/>
              </w:rPr>
            </w:r>
            <w:r w:rsidR="00F70B5B">
              <w:rPr>
                <w:noProof/>
                <w:webHidden/>
              </w:rPr>
              <w:fldChar w:fldCharType="separate"/>
            </w:r>
            <w:r w:rsidR="00F70B5B">
              <w:rPr>
                <w:noProof/>
                <w:webHidden/>
              </w:rPr>
              <w:t>4</w:t>
            </w:r>
            <w:r w:rsidR="00F70B5B">
              <w:rPr>
                <w:noProof/>
                <w:webHidden/>
              </w:rPr>
              <w:fldChar w:fldCharType="end"/>
            </w:r>
          </w:hyperlink>
        </w:p>
        <w:p w14:paraId="0C11BD60" w14:textId="0422B9AB" w:rsidR="00F70B5B" w:rsidRDefault="00EA7176">
          <w:pPr>
            <w:pStyle w:val="TOC2"/>
            <w:rPr>
              <w:rFonts w:cstheme="minorBidi"/>
              <w:i w:val="0"/>
              <w:iCs w:val="0"/>
              <w:noProof/>
              <w:sz w:val="24"/>
              <w:szCs w:val="22"/>
            </w:rPr>
          </w:pPr>
          <w:hyperlink w:anchor="_Toc71298881" w:history="1">
            <w:r w:rsidR="00F70B5B" w:rsidRPr="005B5FE9">
              <w:rPr>
                <w:rStyle w:val="Hyperlink"/>
                <w:noProof/>
              </w:rPr>
              <w:t>3.3 Convolutional Neural Network (CNN)</w:t>
            </w:r>
            <w:r w:rsidR="00F70B5B">
              <w:rPr>
                <w:noProof/>
                <w:webHidden/>
              </w:rPr>
              <w:tab/>
            </w:r>
            <w:r w:rsidR="00F70B5B">
              <w:rPr>
                <w:noProof/>
                <w:webHidden/>
              </w:rPr>
              <w:fldChar w:fldCharType="begin"/>
            </w:r>
            <w:r w:rsidR="00F70B5B">
              <w:rPr>
                <w:noProof/>
                <w:webHidden/>
              </w:rPr>
              <w:instrText xml:space="preserve"> PAGEREF _Toc71298881 \h </w:instrText>
            </w:r>
            <w:r w:rsidR="00F70B5B">
              <w:rPr>
                <w:noProof/>
                <w:webHidden/>
              </w:rPr>
            </w:r>
            <w:r w:rsidR="00F70B5B">
              <w:rPr>
                <w:noProof/>
                <w:webHidden/>
              </w:rPr>
              <w:fldChar w:fldCharType="separate"/>
            </w:r>
            <w:r w:rsidR="00F70B5B">
              <w:rPr>
                <w:noProof/>
                <w:webHidden/>
              </w:rPr>
              <w:t>5</w:t>
            </w:r>
            <w:r w:rsidR="00F70B5B">
              <w:rPr>
                <w:noProof/>
                <w:webHidden/>
              </w:rPr>
              <w:fldChar w:fldCharType="end"/>
            </w:r>
          </w:hyperlink>
        </w:p>
        <w:p w14:paraId="1F9AD65B" w14:textId="4E0FE07D" w:rsidR="00F70B5B" w:rsidRDefault="00EA7176">
          <w:pPr>
            <w:pStyle w:val="TOC1"/>
            <w:tabs>
              <w:tab w:val="right" w:leader="dot" w:pos="8290"/>
            </w:tabs>
            <w:rPr>
              <w:rFonts w:cstheme="minorBidi"/>
              <w:b w:val="0"/>
              <w:bCs w:val="0"/>
              <w:noProof/>
              <w:sz w:val="24"/>
              <w:szCs w:val="22"/>
            </w:rPr>
          </w:pPr>
          <w:hyperlink w:anchor="_Toc71298882" w:history="1">
            <w:r w:rsidR="00F70B5B" w:rsidRPr="005B5FE9">
              <w:rPr>
                <w:rStyle w:val="Hyperlink"/>
                <w:noProof/>
              </w:rPr>
              <w:t>4. Hyper Parameters in Training Neural Network Models</w:t>
            </w:r>
            <w:r w:rsidR="00F70B5B">
              <w:rPr>
                <w:noProof/>
                <w:webHidden/>
              </w:rPr>
              <w:tab/>
            </w:r>
            <w:r w:rsidR="00F70B5B">
              <w:rPr>
                <w:noProof/>
                <w:webHidden/>
              </w:rPr>
              <w:fldChar w:fldCharType="begin"/>
            </w:r>
            <w:r w:rsidR="00F70B5B">
              <w:rPr>
                <w:noProof/>
                <w:webHidden/>
              </w:rPr>
              <w:instrText xml:space="preserve"> PAGEREF _Toc71298882 \h </w:instrText>
            </w:r>
            <w:r w:rsidR="00F70B5B">
              <w:rPr>
                <w:noProof/>
                <w:webHidden/>
              </w:rPr>
            </w:r>
            <w:r w:rsidR="00F70B5B">
              <w:rPr>
                <w:noProof/>
                <w:webHidden/>
              </w:rPr>
              <w:fldChar w:fldCharType="separate"/>
            </w:r>
            <w:r w:rsidR="00F70B5B">
              <w:rPr>
                <w:noProof/>
                <w:webHidden/>
              </w:rPr>
              <w:t>6</w:t>
            </w:r>
            <w:r w:rsidR="00F70B5B">
              <w:rPr>
                <w:noProof/>
                <w:webHidden/>
              </w:rPr>
              <w:fldChar w:fldCharType="end"/>
            </w:r>
          </w:hyperlink>
        </w:p>
        <w:p w14:paraId="121E29AB" w14:textId="77C04CFF" w:rsidR="00F70B5B" w:rsidRDefault="00EA7176">
          <w:pPr>
            <w:pStyle w:val="TOC2"/>
            <w:rPr>
              <w:rFonts w:cstheme="minorBidi"/>
              <w:i w:val="0"/>
              <w:iCs w:val="0"/>
              <w:noProof/>
              <w:sz w:val="24"/>
              <w:szCs w:val="22"/>
            </w:rPr>
          </w:pPr>
          <w:hyperlink w:anchor="_Toc71298883" w:history="1">
            <w:r w:rsidR="00F70B5B" w:rsidRPr="005B5FE9">
              <w:rPr>
                <w:rStyle w:val="Hyperlink"/>
                <w:noProof/>
              </w:rPr>
              <w:t>4.1 Optimizers</w:t>
            </w:r>
            <w:r w:rsidR="00F70B5B">
              <w:rPr>
                <w:noProof/>
                <w:webHidden/>
              </w:rPr>
              <w:tab/>
            </w:r>
            <w:r w:rsidR="00F70B5B">
              <w:rPr>
                <w:noProof/>
                <w:webHidden/>
              </w:rPr>
              <w:fldChar w:fldCharType="begin"/>
            </w:r>
            <w:r w:rsidR="00F70B5B">
              <w:rPr>
                <w:noProof/>
                <w:webHidden/>
              </w:rPr>
              <w:instrText xml:space="preserve"> PAGEREF _Toc71298883 \h </w:instrText>
            </w:r>
            <w:r w:rsidR="00F70B5B">
              <w:rPr>
                <w:noProof/>
                <w:webHidden/>
              </w:rPr>
            </w:r>
            <w:r w:rsidR="00F70B5B">
              <w:rPr>
                <w:noProof/>
                <w:webHidden/>
              </w:rPr>
              <w:fldChar w:fldCharType="separate"/>
            </w:r>
            <w:r w:rsidR="00F70B5B">
              <w:rPr>
                <w:noProof/>
                <w:webHidden/>
              </w:rPr>
              <w:t>6</w:t>
            </w:r>
            <w:r w:rsidR="00F70B5B">
              <w:rPr>
                <w:noProof/>
                <w:webHidden/>
              </w:rPr>
              <w:fldChar w:fldCharType="end"/>
            </w:r>
          </w:hyperlink>
        </w:p>
        <w:p w14:paraId="2A3138F9" w14:textId="487E729A" w:rsidR="00F70B5B" w:rsidRDefault="00EA7176">
          <w:pPr>
            <w:pStyle w:val="TOC2"/>
            <w:rPr>
              <w:rFonts w:cstheme="minorBidi"/>
              <w:i w:val="0"/>
              <w:iCs w:val="0"/>
              <w:noProof/>
              <w:sz w:val="24"/>
              <w:szCs w:val="22"/>
            </w:rPr>
          </w:pPr>
          <w:hyperlink w:anchor="_Toc71298884" w:history="1">
            <w:r w:rsidR="00F70B5B" w:rsidRPr="005B5FE9">
              <w:rPr>
                <w:rStyle w:val="Hyperlink"/>
                <w:noProof/>
              </w:rPr>
              <w:t>4.3 Activation Function (AF)</w:t>
            </w:r>
            <w:r w:rsidR="00F70B5B">
              <w:rPr>
                <w:noProof/>
                <w:webHidden/>
              </w:rPr>
              <w:tab/>
            </w:r>
            <w:r w:rsidR="00F70B5B">
              <w:rPr>
                <w:noProof/>
                <w:webHidden/>
              </w:rPr>
              <w:fldChar w:fldCharType="begin"/>
            </w:r>
            <w:r w:rsidR="00F70B5B">
              <w:rPr>
                <w:noProof/>
                <w:webHidden/>
              </w:rPr>
              <w:instrText xml:space="preserve"> PAGEREF _Toc71298884 \h </w:instrText>
            </w:r>
            <w:r w:rsidR="00F70B5B">
              <w:rPr>
                <w:noProof/>
                <w:webHidden/>
              </w:rPr>
            </w:r>
            <w:r w:rsidR="00F70B5B">
              <w:rPr>
                <w:noProof/>
                <w:webHidden/>
              </w:rPr>
              <w:fldChar w:fldCharType="separate"/>
            </w:r>
            <w:r w:rsidR="00F70B5B">
              <w:rPr>
                <w:noProof/>
                <w:webHidden/>
              </w:rPr>
              <w:t>10</w:t>
            </w:r>
            <w:r w:rsidR="00F70B5B">
              <w:rPr>
                <w:noProof/>
                <w:webHidden/>
              </w:rPr>
              <w:fldChar w:fldCharType="end"/>
            </w:r>
          </w:hyperlink>
        </w:p>
        <w:p w14:paraId="3D63769C" w14:textId="1BCD8C44" w:rsidR="00F70B5B" w:rsidRDefault="00EA7176">
          <w:pPr>
            <w:pStyle w:val="TOC1"/>
            <w:tabs>
              <w:tab w:val="right" w:leader="dot" w:pos="8290"/>
            </w:tabs>
            <w:rPr>
              <w:rFonts w:cstheme="minorBidi"/>
              <w:b w:val="0"/>
              <w:bCs w:val="0"/>
              <w:noProof/>
              <w:sz w:val="24"/>
              <w:szCs w:val="22"/>
            </w:rPr>
          </w:pPr>
          <w:hyperlink w:anchor="_Toc71298885" w:history="1">
            <w:r w:rsidR="00F70B5B" w:rsidRPr="005B5FE9">
              <w:rPr>
                <w:rStyle w:val="Hyperlink"/>
                <w:noProof/>
              </w:rPr>
              <w:t>5. Model selection</w:t>
            </w:r>
            <w:r w:rsidR="00F70B5B">
              <w:rPr>
                <w:noProof/>
                <w:webHidden/>
              </w:rPr>
              <w:tab/>
            </w:r>
            <w:r w:rsidR="00F70B5B">
              <w:rPr>
                <w:noProof/>
                <w:webHidden/>
              </w:rPr>
              <w:fldChar w:fldCharType="begin"/>
            </w:r>
            <w:r w:rsidR="00F70B5B">
              <w:rPr>
                <w:noProof/>
                <w:webHidden/>
              </w:rPr>
              <w:instrText xml:space="preserve"> PAGEREF _Toc71298885 \h </w:instrText>
            </w:r>
            <w:r w:rsidR="00F70B5B">
              <w:rPr>
                <w:noProof/>
                <w:webHidden/>
              </w:rPr>
            </w:r>
            <w:r w:rsidR="00F70B5B">
              <w:rPr>
                <w:noProof/>
                <w:webHidden/>
              </w:rPr>
              <w:fldChar w:fldCharType="separate"/>
            </w:r>
            <w:r w:rsidR="00F70B5B">
              <w:rPr>
                <w:noProof/>
                <w:webHidden/>
              </w:rPr>
              <w:t>12</w:t>
            </w:r>
            <w:r w:rsidR="00F70B5B">
              <w:rPr>
                <w:noProof/>
                <w:webHidden/>
              </w:rPr>
              <w:fldChar w:fldCharType="end"/>
            </w:r>
          </w:hyperlink>
        </w:p>
        <w:p w14:paraId="2BCA0375" w14:textId="1CFBEB98" w:rsidR="00F70B5B" w:rsidRDefault="00EA7176">
          <w:pPr>
            <w:pStyle w:val="TOC2"/>
            <w:rPr>
              <w:rFonts w:cstheme="minorBidi"/>
              <w:i w:val="0"/>
              <w:iCs w:val="0"/>
              <w:noProof/>
              <w:sz w:val="24"/>
              <w:szCs w:val="22"/>
            </w:rPr>
          </w:pPr>
          <w:hyperlink w:anchor="_Toc71298886" w:history="1">
            <w:r w:rsidR="00F70B5B" w:rsidRPr="005B5FE9">
              <w:rPr>
                <w:rStyle w:val="Hyperlink"/>
                <w:noProof/>
              </w:rPr>
              <w:t>5.1 CNN</w:t>
            </w:r>
            <w:r w:rsidR="00F70B5B">
              <w:rPr>
                <w:noProof/>
                <w:webHidden/>
              </w:rPr>
              <w:tab/>
            </w:r>
            <w:r w:rsidR="00F70B5B">
              <w:rPr>
                <w:noProof/>
                <w:webHidden/>
              </w:rPr>
              <w:fldChar w:fldCharType="begin"/>
            </w:r>
            <w:r w:rsidR="00F70B5B">
              <w:rPr>
                <w:noProof/>
                <w:webHidden/>
              </w:rPr>
              <w:instrText xml:space="preserve"> PAGEREF _Toc71298886 \h </w:instrText>
            </w:r>
            <w:r w:rsidR="00F70B5B">
              <w:rPr>
                <w:noProof/>
                <w:webHidden/>
              </w:rPr>
            </w:r>
            <w:r w:rsidR="00F70B5B">
              <w:rPr>
                <w:noProof/>
                <w:webHidden/>
              </w:rPr>
              <w:fldChar w:fldCharType="separate"/>
            </w:r>
            <w:r w:rsidR="00F70B5B">
              <w:rPr>
                <w:noProof/>
                <w:webHidden/>
              </w:rPr>
              <w:t>12</w:t>
            </w:r>
            <w:r w:rsidR="00F70B5B">
              <w:rPr>
                <w:noProof/>
                <w:webHidden/>
              </w:rPr>
              <w:fldChar w:fldCharType="end"/>
            </w:r>
          </w:hyperlink>
        </w:p>
        <w:p w14:paraId="7FF36F99" w14:textId="2AED1D6B" w:rsidR="00F70B5B" w:rsidRDefault="00EA7176">
          <w:pPr>
            <w:pStyle w:val="TOC2"/>
            <w:rPr>
              <w:rFonts w:cstheme="minorBidi"/>
              <w:i w:val="0"/>
              <w:iCs w:val="0"/>
              <w:noProof/>
              <w:sz w:val="24"/>
              <w:szCs w:val="22"/>
            </w:rPr>
          </w:pPr>
          <w:hyperlink w:anchor="_Toc71298887" w:history="1">
            <w:r w:rsidR="00F70B5B" w:rsidRPr="005B5FE9">
              <w:rPr>
                <w:rStyle w:val="Hyperlink"/>
                <w:noProof/>
              </w:rPr>
              <w:t>5.1 MLP</w:t>
            </w:r>
            <w:r w:rsidR="00F70B5B">
              <w:rPr>
                <w:noProof/>
                <w:webHidden/>
              </w:rPr>
              <w:tab/>
            </w:r>
            <w:r w:rsidR="00F70B5B">
              <w:rPr>
                <w:noProof/>
                <w:webHidden/>
              </w:rPr>
              <w:fldChar w:fldCharType="begin"/>
            </w:r>
            <w:r w:rsidR="00F70B5B">
              <w:rPr>
                <w:noProof/>
                <w:webHidden/>
              </w:rPr>
              <w:instrText xml:space="preserve"> PAGEREF _Toc71298887 \h </w:instrText>
            </w:r>
            <w:r w:rsidR="00F70B5B">
              <w:rPr>
                <w:noProof/>
                <w:webHidden/>
              </w:rPr>
            </w:r>
            <w:r w:rsidR="00F70B5B">
              <w:rPr>
                <w:noProof/>
                <w:webHidden/>
              </w:rPr>
              <w:fldChar w:fldCharType="separate"/>
            </w:r>
            <w:r w:rsidR="00F70B5B">
              <w:rPr>
                <w:noProof/>
                <w:webHidden/>
              </w:rPr>
              <w:t>13</w:t>
            </w:r>
            <w:r w:rsidR="00F70B5B">
              <w:rPr>
                <w:noProof/>
                <w:webHidden/>
              </w:rPr>
              <w:fldChar w:fldCharType="end"/>
            </w:r>
          </w:hyperlink>
        </w:p>
        <w:p w14:paraId="390D4774" w14:textId="5BC0BC19" w:rsidR="00F70B5B" w:rsidRDefault="00EA7176">
          <w:pPr>
            <w:pStyle w:val="TOC1"/>
            <w:tabs>
              <w:tab w:val="right" w:leader="dot" w:pos="8290"/>
            </w:tabs>
            <w:rPr>
              <w:rFonts w:cstheme="minorBidi"/>
              <w:b w:val="0"/>
              <w:bCs w:val="0"/>
              <w:noProof/>
              <w:sz w:val="24"/>
              <w:szCs w:val="22"/>
            </w:rPr>
          </w:pPr>
          <w:hyperlink w:anchor="_Toc71298888" w:history="1">
            <w:r w:rsidR="00F70B5B" w:rsidRPr="005B5FE9">
              <w:rPr>
                <w:rStyle w:val="Hyperlink"/>
                <w:noProof/>
              </w:rPr>
              <w:t>6. Result and Discussion</w:t>
            </w:r>
            <w:r w:rsidR="00F70B5B">
              <w:rPr>
                <w:noProof/>
                <w:webHidden/>
              </w:rPr>
              <w:tab/>
            </w:r>
            <w:r w:rsidR="00F70B5B">
              <w:rPr>
                <w:noProof/>
                <w:webHidden/>
              </w:rPr>
              <w:fldChar w:fldCharType="begin"/>
            </w:r>
            <w:r w:rsidR="00F70B5B">
              <w:rPr>
                <w:noProof/>
                <w:webHidden/>
              </w:rPr>
              <w:instrText xml:space="preserve"> PAGEREF _Toc71298888 \h </w:instrText>
            </w:r>
            <w:r w:rsidR="00F70B5B">
              <w:rPr>
                <w:noProof/>
                <w:webHidden/>
              </w:rPr>
            </w:r>
            <w:r w:rsidR="00F70B5B">
              <w:rPr>
                <w:noProof/>
                <w:webHidden/>
              </w:rPr>
              <w:fldChar w:fldCharType="separate"/>
            </w:r>
            <w:r w:rsidR="00F70B5B">
              <w:rPr>
                <w:noProof/>
                <w:webHidden/>
              </w:rPr>
              <w:t>13</w:t>
            </w:r>
            <w:r w:rsidR="00F70B5B">
              <w:rPr>
                <w:noProof/>
                <w:webHidden/>
              </w:rPr>
              <w:fldChar w:fldCharType="end"/>
            </w:r>
          </w:hyperlink>
        </w:p>
        <w:p w14:paraId="4D7B052E" w14:textId="7E3D9CD5" w:rsidR="00F70B5B" w:rsidRDefault="00EA7176">
          <w:pPr>
            <w:pStyle w:val="TOC2"/>
            <w:rPr>
              <w:rFonts w:cstheme="minorBidi"/>
              <w:i w:val="0"/>
              <w:iCs w:val="0"/>
              <w:noProof/>
              <w:sz w:val="24"/>
              <w:szCs w:val="22"/>
            </w:rPr>
          </w:pPr>
          <w:hyperlink w:anchor="_Toc71298889" w:history="1">
            <w:r w:rsidR="00F70B5B" w:rsidRPr="005B5FE9">
              <w:rPr>
                <w:rStyle w:val="Hyperlink"/>
                <w:noProof/>
              </w:rPr>
              <w:t>6.1 Hyper-parameters tuning</w:t>
            </w:r>
            <w:r w:rsidR="00F70B5B">
              <w:rPr>
                <w:noProof/>
                <w:webHidden/>
              </w:rPr>
              <w:tab/>
            </w:r>
            <w:r w:rsidR="00F70B5B">
              <w:rPr>
                <w:noProof/>
                <w:webHidden/>
              </w:rPr>
              <w:fldChar w:fldCharType="begin"/>
            </w:r>
            <w:r w:rsidR="00F70B5B">
              <w:rPr>
                <w:noProof/>
                <w:webHidden/>
              </w:rPr>
              <w:instrText xml:space="preserve"> PAGEREF _Toc71298889 \h </w:instrText>
            </w:r>
            <w:r w:rsidR="00F70B5B">
              <w:rPr>
                <w:noProof/>
                <w:webHidden/>
              </w:rPr>
            </w:r>
            <w:r w:rsidR="00F70B5B">
              <w:rPr>
                <w:noProof/>
                <w:webHidden/>
              </w:rPr>
              <w:fldChar w:fldCharType="separate"/>
            </w:r>
            <w:r w:rsidR="00F70B5B">
              <w:rPr>
                <w:noProof/>
                <w:webHidden/>
              </w:rPr>
              <w:t>13</w:t>
            </w:r>
            <w:r w:rsidR="00F70B5B">
              <w:rPr>
                <w:noProof/>
                <w:webHidden/>
              </w:rPr>
              <w:fldChar w:fldCharType="end"/>
            </w:r>
          </w:hyperlink>
        </w:p>
        <w:p w14:paraId="03829FF7" w14:textId="75654218" w:rsidR="00F70B5B" w:rsidRDefault="00EA7176">
          <w:pPr>
            <w:pStyle w:val="TOC2"/>
            <w:rPr>
              <w:rFonts w:cstheme="minorBidi"/>
              <w:i w:val="0"/>
              <w:iCs w:val="0"/>
              <w:noProof/>
              <w:sz w:val="24"/>
              <w:szCs w:val="22"/>
            </w:rPr>
          </w:pPr>
          <w:hyperlink w:anchor="_Toc71298890" w:history="1">
            <w:r w:rsidR="00F70B5B" w:rsidRPr="005B5FE9">
              <w:rPr>
                <w:rStyle w:val="Hyperlink"/>
                <w:noProof/>
              </w:rPr>
              <w:t>6.2 CNN vs MLP</w:t>
            </w:r>
            <w:r w:rsidR="00F70B5B">
              <w:rPr>
                <w:noProof/>
                <w:webHidden/>
              </w:rPr>
              <w:tab/>
            </w:r>
            <w:r w:rsidR="00F70B5B">
              <w:rPr>
                <w:noProof/>
                <w:webHidden/>
              </w:rPr>
              <w:fldChar w:fldCharType="begin"/>
            </w:r>
            <w:r w:rsidR="00F70B5B">
              <w:rPr>
                <w:noProof/>
                <w:webHidden/>
              </w:rPr>
              <w:instrText xml:space="preserve"> PAGEREF _Toc71298890 \h </w:instrText>
            </w:r>
            <w:r w:rsidR="00F70B5B">
              <w:rPr>
                <w:noProof/>
                <w:webHidden/>
              </w:rPr>
            </w:r>
            <w:r w:rsidR="00F70B5B">
              <w:rPr>
                <w:noProof/>
                <w:webHidden/>
              </w:rPr>
              <w:fldChar w:fldCharType="separate"/>
            </w:r>
            <w:r w:rsidR="00F70B5B">
              <w:rPr>
                <w:noProof/>
                <w:webHidden/>
              </w:rPr>
              <w:t>18</w:t>
            </w:r>
            <w:r w:rsidR="00F70B5B">
              <w:rPr>
                <w:noProof/>
                <w:webHidden/>
              </w:rPr>
              <w:fldChar w:fldCharType="end"/>
            </w:r>
          </w:hyperlink>
        </w:p>
        <w:p w14:paraId="453F6992" w14:textId="182916AA" w:rsidR="00F70B5B" w:rsidRDefault="00EA7176">
          <w:pPr>
            <w:pStyle w:val="TOC1"/>
            <w:tabs>
              <w:tab w:val="right" w:leader="dot" w:pos="8290"/>
            </w:tabs>
            <w:rPr>
              <w:rFonts w:cstheme="minorBidi"/>
              <w:b w:val="0"/>
              <w:bCs w:val="0"/>
              <w:noProof/>
              <w:sz w:val="24"/>
              <w:szCs w:val="22"/>
            </w:rPr>
          </w:pPr>
          <w:hyperlink w:anchor="_Toc71298891" w:history="1">
            <w:r w:rsidR="00F70B5B" w:rsidRPr="005B5FE9">
              <w:rPr>
                <w:rStyle w:val="Hyperlink"/>
                <w:noProof/>
              </w:rPr>
              <w:t>7. Limitation and Conclusion</w:t>
            </w:r>
            <w:r w:rsidR="00F70B5B">
              <w:rPr>
                <w:noProof/>
                <w:webHidden/>
              </w:rPr>
              <w:tab/>
            </w:r>
            <w:r w:rsidR="00F70B5B">
              <w:rPr>
                <w:noProof/>
                <w:webHidden/>
              </w:rPr>
              <w:fldChar w:fldCharType="begin"/>
            </w:r>
            <w:r w:rsidR="00F70B5B">
              <w:rPr>
                <w:noProof/>
                <w:webHidden/>
              </w:rPr>
              <w:instrText xml:space="preserve"> PAGEREF _Toc71298891 \h </w:instrText>
            </w:r>
            <w:r w:rsidR="00F70B5B">
              <w:rPr>
                <w:noProof/>
                <w:webHidden/>
              </w:rPr>
            </w:r>
            <w:r w:rsidR="00F70B5B">
              <w:rPr>
                <w:noProof/>
                <w:webHidden/>
              </w:rPr>
              <w:fldChar w:fldCharType="separate"/>
            </w:r>
            <w:r w:rsidR="00F70B5B">
              <w:rPr>
                <w:noProof/>
                <w:webHidden/>
              </w:rPr>
              <w:t>19</w:t>
            </w:r>
            <w:r w:rsidR="00F70B5B">
              <w:rPr>
                <w:noProof/>
                <w:webHidden/>
              </w:rPr>
              <w:fldChar w:fldCharType="end"/>
            </w:r>
          </w:hyperlink>
        </w:p>
        <w:p w14:paraId="2CC1F1A3" w14:textId="3EF9AE62" w:rsidR="00F70B5B" w:rsidRDefault="00EA7176">
          <w:pPr>
            <w:pStyle w:val="TOC2"/>
            <w:rPr>
              <w:rFonts w:cstheme="minorBidi"/>
              <w:i w:val="0"/>
              <w:iCs w:val="0"/>
              <w:noProof/>
              <w:sz w:val="24"/>
              <w:szCs w:val="22"/>
            </w:rPr>
          </w:pPr>
          <w:hyperlink w:anchor="_Toc71298892" w:history="1">
            <w:r w:rsidR="00F70B5B" w:rsidRPr="005B5FE9">
              <w:rPr>
                <w:rStyle w:val="Hyperlink"/>
                <w:noProof/>
                <w:lang w:val="en-HK"/>
              </w:rPr>
              <w:t>7.1 Limitations</w:t>
            </w:r>
            <w:r w:rsidR="00F70B5B">
              <w:rPr>
                <w:noProof/>
                <w:webHidden/>
              </w:rPr>
              <w:tab/>
            </w:r>
            <w:r w:rsidR="00F70B5B">
              <w:rPr>
                <w:noProof/>
                <w:webHidden/>
              </w:rPr>
              <w:fldChar w:fldCharType="begin"/>
            </w:r>
            <w:r w:rsidR="00F70B5B">
              <w:rPr>
                <w:noProof/>
                <w:webHidden/>
              </w:rPr>
              <w:instrText xml:space="preserve"> PAGEREF _Toc71298892 \h </w:instrText>
            </w:r>
            <w:r w:rsidR="00F70B5B">
              <w:rPr>
                <w:noProof/>
                <w:webHidden/>
              </w:rPr>
            </w:r>
            <w:r w:rsidR="00F70B5B">
              <w:rPr>
                <w:noProof/>
                <w:webHidden/>
              </w:rPr>
              <w:fldChar w:fldCharType="separate"/>
            </w:r>
            <w:r w:rsidR="00F70B5B">
              <w:rPr>
                <w:noProof/>
                <w:webHidden/>
              </w:rPr>
              <w:t>19</w:t>
            </w:r>
            <w:r w:rsidR="00F70B5B">
              <w:rPr>
                <w:noProof/>
                <w:webHidden/>
              </w:rPr>
              <w:fldChar w:fldCharType="end"/>
            </w:r>
          </w:hyperlink>
        </w:p>
        <w:p w14:paraId="275FCDC3" w14:textId="5DCCA717" w:rsidR="00F70B5B" w:rsidRDefault="00EA7176">
          <w:pPr>
            <w:pStyle w:val="TOC2"/>
            <w:rPr>
              <w:rFonts w:cstheme="minorBidi"/>
              <w:i w:val="0"/>
              <w:iCs w:val="0"/>
              <w:noProof/>
              <w:sz w:val="24"/>
              <w:szCs w:val="22"/>
            </w:rPr>
          </w:pPr>
          <w:hyperlink w:anchor="_Toc71298893" w:history="1">
            <w:r w:rsidR="00F70B5B" w:rsidRPr="005B5FE9">
              <w:rPr>
                <w:rStyle w:val="Hyperlink"/>
                <w:noProof/>
              </w:rPr>
              <w:t>7.2 Conclusion</w:t>
            </w:r>
            <w:r w:rsidR="00F70B5B">
              <w:rPr>
                <w:noProof/>
                <w:webHidden/>
              </w:rPr>
              <w:tab/>
            </w:r>
            <w:r w:rsidR="00F70B5B">
              <w:rPr>
                <w:noProof/>
                <w:webHidden/>
              </w:rPr>
              <w:fldChar w:fldCharType="begin"/>
            </w:r>
            <w:r w:rsidR="00F70B5B">
              <w:rPr>
                <w:noProof/>
                <w:webHidden/>
              </w:rPr>
              <w:instrText xml:space="preserve"> PAGEREF _Toc71298893 \h </w:instrText>
            </w:r>
            <w:r w:rsidR="00F70B5B">
              <w:rPr>
                <w:noProof/>
                <w:webHidden/>
              </w:rPr>
            </w:r>
            <w:r w:rsidR="00F70B5B">
              <w:rPr>
                <w:noProof/>
                <w:webHidden/>
              </w:rPr>
              <w:fldChar w:fldCharType="separate"/>
            </w:r>
            <w:r w:rsidR="00F70B5B">
              <w:rPr>
                <w:noProof/>
                <w:webHidden/>
              </w:rPr>
              <w:t>20</w:t>
            </w:r>
            <w:r w:rsidR="00F70B5B">
              <w:rPr>
                <w:noProof/>
                <w:webHidden/>
              </w:rPr>
              <w:fldChar w:fldCharType="end"/>
            </w:r>
          </w:hyperlink>
        </w:p>
        <w:p w14:paraId="216579A0" w14:textId="1D11DB0E" w:rsidR="00F70B5B" w:rsidRDefault="00EA7176">
          <w:pPr>
            <w:pStyle w:val="TOC1"/>
            <w:tabs>
              <w:tab w:val="right" w:leader="dot" w:pos="8290"/>
            </w:tabs>
            <w:rPr>
              <w:rFonts w:cstheme="minorBidi"/>
              <w:b w:val="0"/>
              <w:bCs w:val="0"/>
              <w:noProof/>
              <w:sz w:val="24"/>
              <w:szCs w:val="22"/>
            </w:rPr>
          </w:pPr>
          <w:hyperlink w:anchor="_Toc71298894" w:history="1">
            <w:r w:rsidR="00F70B5B" w:rsidRPr="005B5FE9">
              <w:rPr>
                <w:rStyle w:val="Hyperlink"/>
                <w:noProof/>
              </w:rPr>
              <w:t>Appendix</w:t>
            </w:r>
            <w:r w:rsidR="00F70B5B">
              <w:rPr>
                <w:noProof/>
                <w:webHidden/>
              </w:rPr>
              <w:tab/>
            </w:r>
            <w:r w:rsidR="00F70B5B">
              <w:rPr>
                <w:noProof/>
                <w:webHidden/>
              </w:rPr>
              <w:fldChar w:fldCharType="begin"/>
            </w:r>
            <w:r w:rsidR="00F70B5B">
              <w:rPr>
                <w:noProof/>
                <w:webHidden/>
              </w:rPr>
              <w:instrText xml:space="preserve"> PAGEREF _Toc71298894 \h </w:instrText>
            </w:r>
            <w:r w:rsidR="00F70B5B">
              <w:rPr>
                <w:noProof/>
                <w:webHidden/>
              </w:rPr>
            </w:r>
            <w:r w:rsidR="00F70B5B">
              <w:rPr>
                <w:noProof/>
                <w:webHidden/>
              </w:rPr>
              <w:fldChar w:fldCharType="separate"/>
            </w:r>
            <w:r w:rsidR="00F70B5B">
              <w:rPr>
                <w:noProof/>
                <w:webHidden/>
              </w:rPr>
              <w:t>21</w:t>
            </w:r>
            <w:r w:rsidR="00F70B5B">
              <w:rPr>
                <w:noProof/>
                <w:webHidden/>
              </w:rPr>
              <w:fldChar w:fldCharType="end"/>
            </w:r>
          </w:hyperlink>
        </w:p>
        <w:p w14:paraId="3191BDA4" w14:textId="244153FA" w:rsidR="00DC1297" w:rsidRPr="00B546B4" w:rsidRDefault="00F70B5B">
          <w:pPr>
            <w:rPr>
              <w:noProof/>
              <w:sz w:val="22"/>
              <w:szCs w:val="22"/>
              <w:u w:val="single"/>
            </w:rPr>
          </w:pPr>
          <w:r>
            <w:rPr>
              <w:b/>
              <w:bCs/>
              <w:noProof/>
            </w:rPr>
            <w:fldChar w:fldCharType="end"/>
          </w:r>
        </w:p>
        <w:p w14:paraId="44171562" w14:textId="26EA8272" w:rsidR="00DA257F" w:rsidRPr="00B546B4" w:rsidRDefault="00DA257F" w:rsidP="001C7CFA">
          <w:pPr>
            <w:jc w:val="right"/>
            <w:rPr>
              <w:noProof/>
              <w:sz w:val="22"/>
              <w:szCs w:val="22"/>
            </w:rPr>
          </w:pPr>
          <w:r w:rsidRPr="00B546B4">
            <w:rPr>
              <w:noProof/>
              <w:sz w:val="22"/>
              <w:szCs w:val="22"/>
            </w:rPr>
            <w:t xml:space="preserve">Wong Man Him </w:t>
          </w:r>
          <w:r w:rsidR="00DC1297" w:rsidRPr="00B546B4">
            <w:rPr>
              <w:noProof/>
              <w:sz w:val="22"/>
              <w:szCs w:val="22"/>
            </w:rPr>
            <w:tab/>
          </w:r>
          <w:r w:rsidR="00DC1297" w:rsidRPr="00B546B4">
            <w:rPr>
              <w:noProof/>
              <w:sz w:val="22"/>
              <w:szCs w:val="22"/>
            </w:rPr>
            <w:tab/>
          </w:r>
          <w:r w:rsidRPr="00B546B4">
            <w:rPr>
              <w:noProof/>
              <w:sz w:val="22"/>
              <w:szCs w:val="22"/>
            </w:rPr>
            <w:t>1155109863</w:t>
          </w:r>
        </w:p>
        <w:p w14:paraId="3544B500" w14:textId="12656CFD" w:rsidR="00DA257F" w:rsidRPr="00B546B4" w:rsidRDefault="00DA257F" w:rsidP="001C7CFA">
          <w:pPr>
            <w:jc w:val="right"/>
            <w:rPr>
              <w:noProof/>
              <w:sz w:val="22"/>
              <w:szCs w:val="22"/>
            </w:rPr>
          </w:pPr>
          <w:r w:rsidRPr="00B546B4">
            <w:rPr>
              <w:rFonts w:hint="eastAsia"/>
              <w:noProof/>
              <w:sz w:val="22"/>
              <w:szCs w:val="22"/>
            </w:rPr>
            <w:t>C</w:t>
          </w:r>
          <w:r w:rsidRPr="00B546B4">
            <w:rPr>
              <w:noProof/>
              <w:sz w:val="22"/>
              <w:szCs w:val="22"/>
            </w:rPr>
            <w:t xml:space="preserve">heng Wing Ryan </w:t>
          </w:r>
          <w:r w:rsidR="00DC1297" w:rsidRPr="00B546B4">
            <w:rPr>
              <w:noProof/>
              <w:sz w:val="22"/>
              <w:szCs w:val="22"/>
            </w:rPr>
            <w:tab/>
          </w:r>
          <w:r w:rsidR="00DC1297" w:rsidRPr="00B546B4">
            <w:rPr>
              <w:noProof/>
              <w:sz w:val="22"/>
              <w:szCs w:val="22"/>
            </w:rPr>
            <w:tab/>
          </w:r>
          <w:r w:rsidRPr="00B546B4">
            <w:rPr>
              <w:noProof/>
              <w:sz w:val="22"/>
              <w:szCs w:val="22"/>
            </w:rPr>
            <w:t>1155102964</w:t>
          </w:r>
        </w:p>
        <w:p w14:paraId="5481C249" w14:textId="3F2166B9" w:rsidR="00DC1297" w:rsidRPr="00B546B4" w:rsidRDefault="00FA6B66" w:rsidP="001C7CFA">
          <w:pPr>
            <w:jc w:val="right"/>
            <w:rPr>
              <w:noProof/>
              <w:sz w:val="22"/>
              <w:szCs w:val="22"/>
            </w:rPr>
          </w:pPr>
          <w:r w:rsidRPr="00B546B4">
            <w:rPr>
              <w:rFonts w:hint="eastAsia"/>
              <w:noProof/>
              <w:sz w:val="22"/>
              <w:szCs w:val="22"/>
            </w:rPr>
            <w:t>Y</w:t>
          </w:r>
          <w:r w:rsidRPr="00B546B4">
            <w:rPr>
              <w:noProof/>
              <w:sz w:val="22"/>
              <w:szCs w:val="22"/>
            </w:rPr>
            <w:t xml:space="preserve">ou Xinyu </w:t>
          </w:r>
          <w:r w:rsidR="00DC1297" w:rsidRPr="00B546B4">
            <w:rPr>
              <w:noProof/>
              <w:sz w:val="22"/>
              <w:szCs w:val="22"/>
            </w:rPr>
            <w:tab/>
          </w:r>
          <w:r w:rsidR="00DC1297" w:rsidRPr="00B546B4">
            <w:rPr>
              <w:noProof/>
              <w:sz w:val="22"/>
              <w:szCs w:val="22"/>
            </w:rPr>
            <w:tab/>
          </w:r>
          <w:r w:rsidR="00DC1297" w:rsidRPr="00B546B4">
            <w:rPr>
              <w:noProof/>
              <w:sz w:val="22"/>
              <w:szCs w:val="22"/>
            </w:rPr>
            <w:tab/>
          </w:r>
          <w:r w:rsidRPr="00B546B4">
            <w:rPr>
              <w:noProof/>
              <w:sz w:val="22"/>
              <w:szCs w:val="22"/>
            </w:rPr>
            <w:t>115511</w:t>
          </w:r>
          <w:r w:rsidR="00184F20" w:rsidRPr="00B546B4">
            <w:rPr>
              <w:noProof/>
              <w:sz w:val="22"/>
              <w:szCs w:val="22"/>
            </w:rPr>
            <w:t>0904</w:t>
          </w:r>
        </w:p>
        <w:p w14:paraId="198F5AC6" w14:textId="6682602D" w:rsidR="00DC1297" w:rsidRPr="00B546B4" w:rsidRDefault="00DC1297" w:rsidP="001C7CFA">
          <w:pPr>
            <w:jc w:val="right"/>
            <w:rPr>
              <w:noProof/>
              <w:sz w:val="22"/>
              <w:szCs w:val="22"/>
            </w:rPr>
          </w:pPr>
          <w:r w:rsidRPr="00B546B4">
            <w:rPr>
              <w:rFonts w:hint="eastAsia"/>
              <w:noProof/>
              <w:sz w:val="22"/>
              <w:szCs w:val="22"/>
            </w:rPr>
            <w:t>L</w:t>
          </w:r>
          <w:r w:rsidRPr="00B546B4">
            <w:rPr>
              <w:noProof/>
              <w:sz w:val="22"/>
              <w:szCs w:val="22"/>
            </w:rPr>
            <w:t>i Yixin</w:t>
          </w:r>
          <w:r w:rsidRPr="00B546B4">
            <w:rPr>
              <w:noProof/>
              <w:sz w:val="22"/>
              <w:szCs w:val="22"/>
            </w:rPr>
            <w:tab/>
          </w:r>
          <w:r w:rsidRPr="00B546B4">
            <w:rPr>
              <w:noProof/>
              <w:sz w:val="22"/>
              <w:szCs w:val="22"/>
            </w:rPr>
            <w:tab/>
          </w:r>
          <w:r w:rsidRPr="00B546B4">
            <w:rPr>
              <w:noProof/>
              <w:sz w:val="22"/>
              <w:szCs w:val="22"/>
            </w:rPr>
            <w:tab/>
          </w:r>
          <w:r w:rsidRPr="00B546B4">
            <w:rPr>
              <w:noProof/>
              <w:sz w:val="22"/>
              <w:szCs w:val="22"/>
            </w:rPr>
            <w:tab/>
            <w:t>1155092134</w:t>
          </w:r>
        </w:p>
        <w:p w14:paraId="4A4E2F0E" w14:textId="38F9FCF6" w:rsidR="00DC1297" w:rsidRPr="00B546B4" w:rsidRDefault="00DC1297" w:rsidP="001C7CFA">
          <w:pPr>
            <w:jc w:val="right"/>
            <w:rPr>
              <w:noProof/>
              <w:sz w:val="22"/>
              <w:szCs w:val="22"/>
            </w:rPr>
          </w:pPr>
          <w:r w:rsidRPr="00B546B4">
            <w:rPr>
              <w:rFonts w:hint="eastAsia"/>
              <w:noProof/>
              <w:sz w:val="22"/>
              <w:szCs w:val="22"/>
            </w:rPr>
            <w:t>L</w:t>
          </w:r>
          <w:r w:rsidRPr="00B546B4">
            <w:rPr>
              <w:noProof/>
              <w:sz w:val="22"/>
              <w:szCs w:val="22"/>
            </w:rPr>
            <w:t>i Junyao</w:t>
          </w:r>
          <w:r w:rsidRPr="00B546B4">
            <w:rPr>
              <w:noProof/>
              <w:sz w:val="22"/>
              <w:szCs w:val="22"/>
            </w:rPr>
            <w:tab/>
          </w:r>
          <w:r w:rsidRPr="00B546B4">
            <w:rPr>
              <w:noProof/>
              <w:sz w:val="22"/>
              <w:szCs w:val="22"/>
            </w:rPr>
            <w:tab/>
          </w:r>
          <w:r w:rsidRPr="00B546B4">
            <w:rPr>
              <w:noProof/>
              <w:sz w:val="22"/>
              <w:szCs w:val="22"/>
            </w:rPr>
            <w:tab/>
          </w:r>
          <w:r w:rsidRPr="00B546B4">
            <w:rPr>
              <w:noProof/>
              <w:sz w:val="22"/>
              <w:szCs w:val="22"/>
            </w:rPr>
            <w:tab/>
            <w:t>1155092074</w:t>
          </w:r>
        </w:p>
      </w:sdtContent>
    </w:sdt>
    <w:p w14:paraId="026C0EC9" w14:textId="083F4C6A" w:rsidR="00083594" w:rsidRPr="003268DB" w:rsidRDefault="00961875" w:rsidP="00263B58">
      <w:pPr>
        <w:pStyle w:val="Heading1"/>
        <w:jc w:val="center"/>
        <w:rPr>
          <w:rFonts w:ascii="Arial" w:hAnsi="Arial" w:cs="Arial"/>
        </w:rPr>
      </w:pPr>
      <w:r w:rsidRPr="00DA257F">
        <w:br w:type="page"/>
      </w:r>
      <w:bookmarkStart w:id="0" w:name="_Toc71298876"/>
      <w:r w:rsidR="005E4CD4" w:rsidRPr="005E4CD4">
        <w:lastRenderedPageBreak/>
        <w:t>1.</w:t>
      </w:r>
      <w:r w:rsidR="005E4CD4">
        <w:t xml:space="preserve"> </w:t>
      </w:r>
      <w:r w:rsidR="00083594" w:rsidRPr="005E4CD4">
        <w:t>Intro</w:t>
      </w:r>
      <w:r w:rsidR="00083594" w:rsidRPr="003268DB">
        <w:t>duction</w:t>
      </w:r>
      <w:bookmarkEnd w:id="0"/>
    </w:p>
    <w:p w14:paraId="5E57B1CD" w14:textId="2C913BF8" w:rsidR="007162BC" w:rsidRPr="005D5C81" w:rsidRDefault="00083594" w:rsidP="007162BC">
      <w:pPr>
        <w:tabs>
          <w:tab w:val="left" w:pos="6556"/>
        </w:tabs>
        <w:rPr>
          <w:rFonts w:ascii="Arial" w:hAnsi="Arial" w:cs="Arial"/>
        </w:rPr>
      </w:pPr>
      <w:r w:rsidRPr="00AD0764">
        <w:rPr>
          <w:rFonts w:ascii="Arial" w:hAnsi="Arial" w:cs="Arial"/>
        </w:rPr>
        <w:t xml:space="preserve">In this project, we will discuss the performance of different </w:t>
      </w:r>
      <w:r w:rsidR="0023687A">
        <w:rPr>
          <w:rFonts w:ascii="Arial" w:hAnsi="Arial" w:cs="Arial"/>
        </w:rPr>
        <w:t>hyper-</w:t>
      </w:r>
      <w:r w:rsidRPr="00AD0764">
        <w:rPr>
          <w:rFonts w:ascii="Arial" w:hAnsi="Arial" w:cs="Arial"/>
        </w:rPr>
        <w:t>parameter</w:t>
      </w:r>
      <w:r w:rsidR="0023687A">
        <w:rPr>
          <w:rFonts w:ascii="Arial" w:hAnsi="Arial" w:cs="Arial"/>
        </w:rPr>
        <w:t>s</w:t>
      </w:r>
      <w:r w:rsidRPr="00AD0764">
        <w:rPr>
          <w:rFonts w:ascii="Arial" w:hAnsi="Arial" w:cs="Arial"/>
        </w:rPr>
        <w:t xml:space="preserve"> tuning methods on two distinct models, </w:t>
      </w:r>
      <w:proofErr w:type="gramStart"/>
      <w:r w:rsidRPr="00AD0764">
        <w:rPr>
          <w:rFonts w:ascii="Arial" w:hAnsi="Arial" w:cs="Arial"/>
        </w:rPr>
        <w:t>i.e.</w:t>
      </w:r>
      <w:proofErr w:type="gramEnd"/>
      <w:r w:rsidRPr="00AD0764">
        <w:rPr>
          <w:rFonts w:ascii="Arial" w:hAnsi="Arial" w:cs="Arial"/>
        </w:rPr>
        <w:t xml:space="preserve"> </w:t>
      </w:r>
      <w:r w:rsidR="00613749">
        <w:rPr>
          <w:rFonts w:ascii="Arial" w:hAnsi="Arial" w:cs="Arial"/>
        </w:rPr>
        <w:t>C</w:t>
      </w:r>
      <w:r w:rsidR="00613749" w:rsidRPr="00613749">
        <w:rPr>
          <w:rFonts w:ascii="Arial" w:hAnsi="Arial" w:cs="Arial"/>
        </w:rPr>
        <w:t>onvolutional neural network</w:t>
      </w:r>
      <w:r w:rsidRPr="00AD0764">
        <w:rPr>
          <w:rFonts w:ascii="Arial" w:hAnsi="Arial" w:cs="Arial"/>
        </w:rPr>
        <w:t xml:space="preserve"> Neural Network (</w:t>
      </w:r>
      <w:r w:rsidR="00613749">
        <w:rPr>
          <w:rFonts w:ascii="Arial" w:hAnsi="Arial" w:cs="Arial"/>
        </w:rPr>
        <w:t>C</w:t>
      </w:r>
      <w:r w:rsidRPr="00AD0764">
        <w:rPr>
          <w:rFonts w:ascii="Arial" w:hAnsi="Arial" w:cs="Arial"/>
        </w:rPr>
        <w:t xml:space="preserve">NN) and Multilayer Perceptrons (MLP). We will discuss in-depth the effects of </w:t>
      </w:r>
      <w:r w:rsidR="0093724A">
        <w:rPr>
          <w:rFonts w:ascii="Arial" w:hAnsi="Arial" w:cs="Arial"/>
        </w:rPr>
        <w:t>hyper-</w:t>
      </w:r>
      <w:r w:rsidRPr="00AD0764">
        <w:rPr>
          <w:rFonts w:ascii="Arial" w:hAnsi="Arial" w:cs="Arial"/>
        </w:rPr>
        <w:t>parameters of neural networks on the converge rate and accuracy. Ranging from different optimizers</w:t>
      </w:r>
      <w:r w:rsidR="00B3040B">
        <w:rPr>
          <w:rFonts w:ascii="Arial" w:hAnsi="Arial" w:cs="Arial"/>
        </w:rPr>
        <w:t xml:space="preserve"> and </w:t>
      </w:r>
      <w:r w:rsidRPr="00AD0764">
        <w:rPr>
          <w:rFonts w:ascii="Arial" w:hAnsi="Arial" w:cs="Arial"/>
        </w:rPr>
        <w:t>learning rate</w:t>
      </w:r>
      <w:r w:rsidR="0065302A">
        <w:rPr>
          <w:rFonts w:ascii="Arial" w:hAnsi="Arial" w:cs="Arial"/>
        </w:rPr>
        <w:t>s</w:t>
      </w:r>
      <w:r w:rsidRPr="00AD0764">
        <w:rPr>
          <w:rFonts w:ascii="Arial" w:hAnsi="Arial" w:cs="Arial"/>
        </w:rPr>
        <w:t>, we would</w:t>
      </w:r>
      <w:r w:rsidR="00B3040B">
        <w:rPr>
          <w:rFonts w:ascii="Arial" w:hAnsi="Arial" w:cs="Arial"/>
        </w:rPr>
        <w:t xml:space="preserve"> also</w:t>
      </w:r>
      <w:r w:rsidRPr="00AD0764">
        <w:rPr>
          <w:rFonts w:ascii="Arial" w:hAnsi="Arial" w:cs="Arial"/>
        </w:rPr>
        <w:t xml:space="preserve"> like </w:t>
      </w:r>
      <w:r w:rsidRPr="007162BC">
        <w:rPr>
          <w:rFonts w:ascii="Arial" w:hAnsi="Arial" w:cs="Arial"/>
        </w:rPr>
        <w:t xml:space="preserve">to determine </w:t>
      </w:r>
      <w:r w:rsidR="00B3040B" w:rsidRPr="007162BC">
        <w:rPr>
          <w:rFonts w:ascii="Arial" w:hAnsi="Arial" w:cs="Arial"/>
        </w:rPr>
        <w:t xml:space="preserve">which is </w:t>
      </w:r>
      <w:r w:rsidRPr="007162BC">
        <w:rPr>
          <w:rFonts w:ascii="Arial" w:hAnsi="Arial" w:cs="Arial"/>
        </w:rPr>
        <w:t xml:space="preserve">the most suitable parameters for </w:t>
      </w:r>
      <w:r w:rsidR="00B3040B" w:rsidRPr="007162BC">
        <w:rPr>
          <w:rFonts w:ascii="Arial" w:hAnsi="Arial" w:cs="Arial"/>
        </w:rPr>
        <w:t>C</w:t>
      </w:r>
      <w:r w:rsidRPr="007162BC">
        <w:rPr>
          <w:rFonts w:ascii="Arial" w:hAnsi="Arial" w:cs="Arial"/>
        </w:rPr>
        <w:t>NN and MLP</w:t>
      </w:r>
      <w:r w:rsidR="00E44DB0" w:rsidRPr="007162BC">
        <w:rPr>
          <w:rFonts w:ascii="Arial" w:hAnsi="Arial" w:cs="Arial"/>
        </w:rPr>
        <w:t xml:space="preserve"> in terms of the training speed, test accuracy and </w:t>
      </w:r>
      <w:r w:rsidR="0056311D" w:rsidRPr="007162BC">
        <w:rPr>
          <w:rFonts w:ascii="Arial" w:hAnsi="Arial" w:cs="Arial"/>
        </w:rPr>
        <w:t>test loss</w:t>
      </w:r>
      <w:r w:rsidRPr="007162BC">
        <w:rPr>
          <w:rFonts w:ascii="Arial" w:hAnsi="Arial" w:cs="Arial"/>
        </w:rPr>
        <w:t xml:space="preserve">. </w:t>
      </w:r>
      <w:ins w:id="1" w:author="Wing Ryan Cheng" w:date="2021-05-07T19:31:00Z">
        <w:r w:rsidR="007162BC" w:rsidRPr="007162BC">
          <w:rPr>
            <w:rFonts w:ascii="Arial" w:hAnsi="Arial" w:cs="Arial"/>
          </w:rPr>
          <w:t xml:space="preserve">We would like to discuss the impact of hyperparameters in terms of model accuracy and computation cost </w:t>
        </w:r>
      </w:ins>
      <w:commentRangeStart w:id="2"/>
      <w:r w:rsidR="007162BC" w:rsidRPr="007162BC">
        <w:rPr>
          <w:rFonts w:ascii="Arial" w:hAnsi="Arial" w:cs="Arial"/>
        </w:rPr>
        <w:t>We would like to discuss the impact of hyperparameters in terms of model accuracy and computation cost</w:t>
      </w:r>
      <w:commentRangeEnd w:id="2"/>
      <w:r w:rsidR="007162BC" w:rsidRPr="007162BC">
        <w:rPr>
          <w:rStyle w:val="CommentReference"/>
        </w:rPr>
        <w:commentReference w:id="2"/>
      </w:r>
      <w:del w:id="3" w:author="Wing Ryan Cheng" w:date="2021-05-07T19:31:00Z">
        <w:r w:rsidRPr="007162BC" w:rsidDel="007162BC">
          <w:rPr>
            <w:rFonts w:ascii="Arial" w:hAnsi="Arial" w:cs="Arial"/>
          </w:rPr>
          <w:delText>.</w:delText>
        </w:r>
        <w:r w:rsidRPr="005D5C81" w:rsidDel="007162BC">
          <w:rPr>
            <w:rFonts w:ascii="Arial" w:hAnsi="Arial" w:cs="Arial"/>
          </w:rPr>
          <w:delText xml:space="preserve"> </w:delText>
        </w:r>
      </w:del>
    </w:p>
    <w:p w14:paraId="71668012" w14:textId="654CEDD9" w:rsidR="00083594" w:rsidRPr="005D5C81" w:rsidDel="007162BC" w:rsidRDefault="00083594" w:rsidP="005B2BAF">
      <w:pPr>
        <w:tabs>
          <w:tab w:val="left" w:pos="6556"/>
        </w:tabs>
        <w:rPr>
          <w:del w:id="4" w:author="Wing Ryan Cheng" w:date="2021-05-07T19:31:00Z"/>
          <w:rFonts w:ascii="Arial" w:hAnsi="Arial" w:cs="Arial"/>
        </w:rPr>
      </w:pPr>
    </w:p>
    <w:p w14:paraId="3C7764B3" w14:textId="32EA3749" w:rsidR="003268DB" w:rsidRPr="005D5C81" w:rsidDel="007162BC" w:rsidRDefault="007162BC" w:rsidP="003268DB">
      <w:pPr>
        <w:tabs>
          <w:tab w:val="left" w:pos="6556"/>
        </w:tabs>
        <w:rPr>
          <w:del w:id="5" w:author="Wing Ryan Cheng" w:date="2021-05-07T19:31:00Z"/>
          <w:rFonts w:ascii="Arial" w:hAnsi="Arial" w:cs="Arial"/>
        </w:rPr>
      </w:pPr>
      <w:r>
        <w:rPr>
          <w:rFonts w:ascii="Arial" w:hAnsi="Arial" w:cs="Arial"/>
        </w:rPr>
        <w:t xml:space="preserve"> </w:t>
      </w:r>
    </w:p>
    <w:p w14:paraId="044C282C" w14:textId="618499EE" w:rsidR="00083594" w:rsidRPr="00966A3C" w:rsidRDefault="005E4CD4" w:rsidP="00B45357">
      <w:pPr>
        <w:pStyle w:val="Heading1"/>
        <w:jc w:val="center"/>
      </w:pPr>
      <w:bookmarkStart w:id="6" w:name="_Toc71298877"/>
      <w:r>
        <w:t xml:space="preserve">2. </w:t>
      </w:r>
      <w:r w:rsidR="00083594" w:rsidRPr="00966A3C">
        <w:t>Data Description</w:t>
      </w:r>
      <w:bookmarkEnd w:id="6"/>
    </w:p>
    <w:p w14:paraId="7266F969" w14:textId="320995BD" w:rsidR="0061074C" w:rsidRDefault="00083594" w:rsidP="00966A3C">
      <w:pPr>
        <w:tabs>
          <w:tab w:val="left" w:pos="6556"/>
        </w:tabs>
        <w:rPr>
          <w:rFonts w:ascii="Arial" w:hAnsi="Arial" w:cs="Arial"/>
        </w:rPr>
      </w:pPr>
      <w:r w:rsidRPr="00AD0764">
        <w:rPr>
          <w:rFonts w:ascii="Arial" w:hAnsi="Arial" w:cs="Arial"/>
        </w:rPr>
        <w:t xml:space="preserve">In this study, </w:t>
      </w:r>
      <w:r w:rsidR="008923F3">
        <w:rPr>
          <w:rFonts w:ascii="Arial" w:hAnsi="Arial" w:cs="Arial"/>
        </w:rPr>
        <w:t xml:space="preserve">an image </w:t>
      </w:r>
      <w:r w:rsidRPr="00AD0764">
        <w:rPr>
          <w:rFonts w:ascii="Arial" w:hAnsi="Arial" w:cs="Arial"/>
        </w:rPr>
        <w:t xml:space="preserve">dataset </w:t>
      </w:r>
      <w:r w:rsidR="005432DD">
        <w:rPr>
          <w:rFonts w:ascii="Arial" w:hAnsi="Arial" w:cs="Arial"/>
        </w:rPr>
        <w:t>is</w:t>
      </w:r>
      <w:r w:rsidRPr="00AD0764">
        <w:rPr>
          <w:rFonts w:ascii="Arial" w:hAnsi="Arial" w:cs="Arial"/>
        </w:rPr>
        <w:t xml:space="preserve"> selected</w:t>
      </w:r>
      <w:r w:rsidR="008923F3">
        <w:rPr>
          <w:rFonts w:ascii="Arial" w:hAnsi="Arial" w:cs="Arial"/>
        </w:rPr>
        <w:t xml:space="preserve">. </w:t>
      </w:r>
      <w:r w:rsidR="00150E5C">
        <w:rPr>
          <w:rFonts w:ascii="Arial" w:hAnsi="Arial" w:cs="Arial"/>
        </w:rPr>
        <w:t>T</w:t>
      </w:r>
      <w:r w:rsidR="005432DD">
        <w:rPr>
          <w:rFonts w:ascii="Arial" w:hAnsi="Arial" w:cs="Arial"/>
        </w:rPr>
        <w:t xml:space="preserve">his image data set is </w:t>
      </w:r>
      <w:r w:rsidR="00150E5C">
        <w:rPr>
          <w:rFonts w:ascii="Arial" w:hAnsi="Arial" w:cs="Arial"/>
        </w:rPr>
        <w:t xml:space="preserve">called ‘Intel Image’ and it is </w:t>
      </w:r>
      <w:r w:rsidR="005432DD">
        <w:rPr>
          <w:rFonts w:ascii="Arial" w:hAnsi="Arial" w:cs="Arial"/>
        </w:rPr>
        <w:t xml:space="preserve">available on </w:t>
      </w:r>
      <w:r w:rsidR="00150E5C">
        <w:rPr>
          <w:rFonts w:ascii="Arial" w:hAnsi="Arial" w:cs="Arial"/>
        </w:rPr>
        <w:t>Kaggle:</w:t>
      </w:r>
    </w:p>
    <w:p w14:paraId="3F6B2747" w14:textId="5E2E0005" w:rsidR="0061074C" w:rsidRDefault="00EA7176" w:rsidP="00C83916">
      <w:pPr>
        <w:tabs>
          <w:tab w:val="left" w:pos="6556"/>
        </w:tabs>
        <w:jc w:val="center"/>
        <w:rPr>
          <w:rFonts w:ascii="Arial" w:hAnsi="Arial" w:cs="Arial"/>
        </w:rPr>
      </w:pPr>
      <w:hyperlink r:id="rId11" w:history="1">
        <w:r w:rsidR="0001652D" w:rsidRPr="002034BD">
          <w:rPr>
            <w:rStyle w:val="Hyperlink"/>
            <w:rFonts w:ascii="Arial" w:hAnsi="Arial" w:cs="Arial"/>
          </w:rPr>
          <w:t>https://www.kaggle.com/puneet6060/intel-image-classification</w:t>
        </w:r>
      </w:hyperlink>
    </w:p>
    <w:p w14:paraId="39B1B909" w14:textId="7D885CF4" w:rsidR="0061074C" w:rsidRDefault="0061074C" w:rsidP="0061074C">
      <w:pPr>
        <w:tabs>
          <w:tab w:val="left" w:pos="6556"/>
        </w:tabs>
        <w:rPr>
          <w:rFonts w:ascii="Arial" w:hAnsi="Arial" w:cs="Arial"/>
        </w:rPr>
      </w:pPr>
      <w:r>
        <w:rPr>
          <w:rFonts w:ascii="Arial" w:hAnsi="Arial" w:cs="Arial"/>
        </w:rPr>
        <w:t>Basically</w:t>
      </w:r>
      <w:r w:rsidR="0001652D">
        <w:rPr>
          <w:rFonts w:ascii="Arial" w:hAnsi="Arial" w:cs="Arial"/>
        </w:rPr>
        <w:t>,</w:t>
      </w:r>
      <w:r>
        <w:rPr>
          <w:rFonts w:ascii="Arial" w:hAnsi="Arial" w:cs="Arial"/>
        </w:rPr>
        <w:t xml:space="preserve"> it is a dataset for classification. Following are some details:</w:t>
      </w:r>
    </w:p>
    <w:p w14:paraId="3E543606" w14:textId="491A2586" w:rsidR="00471284" w:rsidRPr="006D0BC6" w:rsidRDefault="006D0BC6" w:rsidP="005B2BAF">
      <w:pPr>
        <w:tabs>
          <w:tab w:val="left" w:pos="6556"/>
        </w:tabs>
        <w:rPr>
          <w:rFonts w:ascii="Arial" w:hAnsi="Arial" w:cs="Arial"/>
        </w:rPr>
      </w:pPr>
      <w:r w:rsidRPr="006D0BC6">
        <w:rPr>
          <w:rFonts w:ascii="Arial" w:hAnsi="Arial" w:cs="Arial"/>
        </w:rPr>
        <w:t xml:space="preserve"> </w:t>
      </w:r>
    </w:p>
    <w:p w14:paraId="19534897" w14:textId="22727A1E" w:rsidR="00471284" w:rsidRPr="005B2BAF" w:rsidRDefault="00471284" w:rsidP="00AD0764">
      <w:pPr>
        <w:tabs>
          <w:tab w:val="left" w:pos="6556"/>
        </w:tabs>
        <w:spacing w:line="360" w:lineRule="auto"/>
        <w:rPr>
          <w:rFonts w:ascii="Arial" w:hAnsi="Arial" w:cs="Arial"/>
          <w:b/>
          <w:bCs/>
        </w:rPr>
      </w:pPr>
      <w:r w:rsidRPr="005B2BAF">
        <w:rPr>
          <w:rFonts w:ascii="Arial" w:hAnsi="Arial" w:cs="Arial"/>
          <w:b/>
          <w:bCs/>
          <w:i/>
          <w:iCs/>
        </w:rPr>
        <w:t>Intel Image</w:t>
      </w:r>
    </w:p>
    <w:p w14:paraId="0082BBFB" w14:textId="5CDDACBE" w:rsidR="00F755E2" w:rsidRDefault="00471284" w:rsidP="00481A08">
      <w:pPr>
        <w:tabs>
          <w:tab w:val="left" w:pos="6556"/>
        </w:tabs>
        <w:ind w:leftChars="200" w:left="480"/>
        <w:rPr>
          <w:rFonts w:ascii="Arial" w:hAnsi="Arial" w:cs="Arial"/>
        </w:rPr>
      </w:pPr>
      <w:r w:rsidRPr="00AD0764">
        <w:rPr>
          <w:rFonts w:ascii="Arial" w:hAnsi="Arial" w:cs="Arial"/>
        </w:rPr>
        <w:t xml:space="preserve">This dataset </w:t>
      </w:r>
      <w:r w:rsidR="00D83CB7">
        <w:rPr>
          <w:rFonts w:ascii="Arial" w:hAnsi="Arial" w:cs="Arial"/>
        </w:rPr>
        <w:t xml:space="preserve">originally </w:t>
      </w:r>
      <w:r w:rsidRPr="00AD0764">
        <w:rPr>
          <w:rFonts w:ascii="Arial" w:hAnsi="Arial" w:cs="Arial"/>
        </w:rPr>
        <w:t>contains around 25000</w:t>
      </w:r>
      <w:r w:rsidR="00DC17D8">
        <w:rPr>
          <w:rFonts w:ascii="Arial" w:hAnsi="Arial" w:cs="Arial"/>
        </w:rPr>
        <w:t xml:space="preserve"> pieces of</w:t>
      </w:r>
      <w:r w:rsidRPr="00AD0764">
        <w:rPr>
          <w:rFonts w:ascii="Arial" w:hAnsi="Arial" w:cs="Arial"/>
        </w:rPr>
        <w:t xml:space="preserve"> </w:t>
      </w:r>
      <w:r w:rsidR="002779DA">
        <w:rPr>
          <w:rFonts w:ascii="Arial" w:hAnsi="Arial" w:cs="Arial"/>
        </w:rPr>
        <w:t xml:space="preserve">Natural scenes </w:t>
      </w:r>
      <w:r w:rsidRPr="00AD0764">
        <w:rPr>
          <w:rFonts w:ascii="Arial" w:hAnsi="Arial" w:cs="Arial"/>
        </w:rPr>
        <w:t xml:space="preserve">images </w:t>
      </w:r>
      <w:r w:rsidR="00DC17D8">
        <w:rPr>
          <w:rFonts w:ascii="Arial" w:hAnsi="Arial" w:cs="Arial"/>
        </w:rPr>
        <w:t>with</w:t>
      </w:r>
      <w:r w:rsidRPr="00AD0764">
        <w:rPr>
          <w:rFonts w:ascii="Arial" w:hAnsi="Arial" w:cs="Arial"/>
        </w:rPr>
        <w:t xml:space="preserve"> </w:t>
      </w:r>
      <w:r w:rsidR="00DC17D8">
        <w:rPr>
          <w:rFonts w:ascii="Arial" w:hAnsi="Arial" w:cs="Arial"/>
        </w:rPr>
        <w:t xml:space="preserve">all </w:t>
      </w:r>
      <w:r w:rsidRPr="00AD0764">
        <w:rPr>
          <w:rFonts w:ascii="Arial" w:hAnsi="Arial" w:cs="Arial"/>
        </w:rPr>
        <w:t>size</w:t>
      </w:r>
      <w:r w:rsidR="00DC17D8">
        <w:rPr>
          <w:rFonts w:ascii="Arial" w:hAnsi="Arial" w:cs="Arial"/>
        </w:rPr>
        <w:t>s equal</w:t>
      </w:r>
      <w:r w:rsidRPr="00AD0764">
        <w:rPr>
          <w:rFonts w:ascii="Arial" w:hAnsi="Arial" w:cs="Arial"/>
        </w:rPr>
        <w:t xml:space="preserve"> </w:t>
      </w:r>
      <m:oMath>
        <m:r>
          <w:rPr>
            <w:rFonts w:ascii="Cambria Math" w:hAnsi="Cambria Math" w:cs="Arial"/>
          </w:rPr>
          <m:t>150×150</m:t>
        </m:r>
      </m:oMath>
      <w:r w:rsidRPr="00AD0764">
        <w:rPr>
          <w:rFonts w:ascii="Arial" w:hAnsi="Arial" w:cs="Arial"/>
        </w:rPr>
        <w:t xml:space="preserve"> pixels.</w:t>
      </w:r>
      <w:r w:rsidR="009C5F68">
        <w:rPr>
          <w:rFonts w:ascii="Arial" w:hAnsi="Arial" w:cs="Arial"/>
        </w:rPr>
        <w:t xml:space="preserve"> </w:t>
      </w:r>
      <w:r w:rsidRPr="00AD0764">
        <w:rPr>
          <w:rFonts w:ascii="Arial" w:hAnsi="Arial" w:cs="Arial"/>
        </w:rPr>
        <w:t>The images are distributed under 6 categories:</w:t>
      </w:r>
    </w:p>
    <w:p w14:paraId="6ECD74D3" w14:textId="77777777" w:rsidR="00F755E2" w:rsidRDefault="00F755E2" w:rsidP="00481A08">
      <w:pPr>
        <w:tabs>
          <w:tab w:val="left" w:pos="6556"/>
        </w:tabs>
        <w:ind w:leftChars="200" w:left="480"/>
        <w:rPr>
          <w:rFonts w:ascii="Arial" w:hAnsi="Arial" w:cs="Arial"/>
        </w:rPr>
      </w:pPr>
    </w:p>
    <w:p w14:paraId="71FA40FA" w14:textId="164ACE6A" w:rsidR="00F755E2" w:rsidRDefault="00471284" w:rsidP="00966A3C">
      <w:pPr>
        <w:tabs>
          <w:tab w:val="left" w:pos="6556"/>
        </w:tabs>
        <w:ind w:leftChars="200" w:left="480"/>
        <w:jc w:val="center"/>
        <w:rPr>
          <w:rFonts w:ascii="Arial" w:hAnsi="Arial" w:cs="Arial"/>
        </w:rPr>
      </w:pPr>
      <w:r w:rsidRPr="00AD0764">
        <w:rPr>
          <w:rFonts w:ascii="Arial" w:hAnsi="Arial" w:cs="Arial"/>
          <w:shd w:val="clear" w:color="auto" w:fill="FFFFFF"/>
        </w:rPr>
        <w:t>0 for buildings,</w:t>
      </w:r>
      <w:r w:rsidRPr="00AD0764">
        <w:rPr>
          <w:rFonts w:ascii="Arial" w:hAnsi="Arial" w:cs="Arial"/>
        </w:rPr>
        <w:t xml:space="preserve"> 1 for </w:t>
      </w:r>
      <w:r w:rsidRPr="00AD0764">
        <w:rPr>
          <w:rFonts w:ascii="Arial" w:hAnsi="Arial" w:cs="Arial"/>
          <w:shd w:val="clear" w:color="auto" w:fill="FFFFFF"/>
        </w:rPr>
        <w:t>forests,</w:t>
      </w:r>
      <w:r w:rsidRPr="00AD0764">
        <w:rPr>
          <w:rFonts w:ascii="Arial" w:hAnsi="Arial" w:cs="Arial"/>
        </w:rPr>
        <w:t xml:space="preserve"> 2 for </w:t>
      </w:r>
      <w:r w:rsidRPr="00AD0764">
        <w:rPr>
          <w:rFonts w:ascii="Arial" w:hAnsi="Arial" w:cs="Arial"/>
          <w:shd w:val="clear" w:color="auto" w:fill="FFFFFF"/>
        </w:rPr>
        <w:t>glaciers,</w:t>
      </w:r>
    </w:p>
    <w:p w14:paraId="542A5802" w14:textId="736D414A" w:rsidR="00F755E2" w:rsidRDefault="00471284" w:rsidP="00966A3C">
      <w:pPr>
        <w:tabs>
          <w:tab w:val="left" w:pos="6556"/>
        </w:tabs>
        <w:ind w:leftChars="200" w:left="480"/>
        <w:jc w:val="center"/>
        <w:rPr>
          <w:rFonts w:ascii="Arial" w:hAnsi="Arial" w:cs="Arial"/>
        </w:rPr>
      </w:pPr>
      <w:r w:rsidRPr="00AD0764">
        <w:rPr>
          <w:rFonts w:ascii="Arial" w:hAnsi="Arial" w:cs="Arial"/>
          <w:shd w:val="clear" w:color="auto" w:fill="FFFFFF"/>
        </w:rPr>
        <w:t>3 for mountains,</w:t>
      </w:r>
      <w:r w:rsidRPr="00AD0764">
        <w:rPr>
          <w:rFonts w:ascii="Arial" w:hAnsi="Arial" w:cs="Arial"/>
        </w:rPr>
        <w:t xml:space="preserve"> </w:t>
      </w:r>
      <w:r w:rsidRPr="00AD0764">
        <w:rPr>
          <w:rFonts w:ascii="Arial" w:hAnsi="Arial" w:cs="Arial"/>
          <w:shd w:val="clear" w:color="auto" w:fill="FFFFFF"/>
        </w:rPr>
        <w:t>4 for sea,</w:t>
      </w:r>
      <w:r w:rsidRPr="00AD0764">
        <w:rPr>
          <w:rFonts w:ascii="Arial" w:hAnsi="Arial" w:cs="Arial"/>
        </w:rPr>
        <w:t xml:space="preserve"> </w:t>
      </w:r>
      <w:r w:rsidRPr="00AD0764">
        <w:rPr>
          <w:rFonts w:ascii="Arial" w:hAnsi="Arial" w:cs="Arial"/>
          <w:shd w:val="clear" w:color="auto" w:fill="FFFFFF"/>
        </w:rPr>
        <w:t>5 for streets.</w:t>
      </w:r>
    </w:p>
    <w:p w14:paraId="618E0050" w14:textId="77777777" w:rsidR="00F755E2" w:rsidRDefault="00F755E2" w:rsidP="00481A08">
      <w:pPr>
        <w:tabs>
          <w:tab w:val="left" w:pos="6556"/>
        </w:tabs>
        <w:ind w:leftChars="200" w:left="480"/>
        <w:rPr>
          <w:rFonts w:ascii="Arial" w:hAnsi="Arial" w:cs="Arial"/>
        </w:rPr>
      </w:pPr>
    </w:p>
    <w:p w14:paraId="6B9905FB" w14:textId="2C8BF5C5" w:rsidR="008023B4" w:rsidRDefault="0061074C" w:rsidP="00481A08">
      <w:pPr>
        <w:tabs>
          <w:tab w:val="left" w:pos="6556"/>
        </w:tabs>
        <w:ind w:leftChars="200" w:left="480"/>
        <w:rPr>
          <w:rFonts w:ascii="Arial" w:hAnsi="Arial" w:cs="Arial"/>
        </w:rPr>
      </w:pPr>
      <w:r>
        <w:rPr>
          <w:rFonts w:ascii="Arial" w:hAnsi="Arial" w:cs="Arial"/>
        </w:rPr>
        <w:t>However, due to the time and computational constraint, i</w:t>
      </w:r>
      <w:r w:rsidR="00301E29" w:rsidRPr="00AD0764">
        <w:rPr>
          <w:rFonts w:ascii="Arial" w:hAnsi="Arial" w:cs="Arial"/>
        </w:rPr>
        <w:t>n this study, only mountains and buildings will be regarded as the data being processed.</w:t>
      </w:r>
    </w:p>
    <w:p w14:paraId="10603FD1" w14:textId="20E6F272" w:rsidR="008023B4" w:rsidRDefault="00D57642" w:rsidP="00481A08">
      <w:pPr>
        <w:tabs>
          <w:tab w:val="left" w:pos="6556"/>
        </w:tabs>
        <w:ind w:leftChars="200" w:left="480"/>
        <w:rPr>
          <w:rFonts w:ascii="Arial" w:hAnsi="Arial" w:cs="Arial"/>
        </w:rPr>
      </w:pPr>
      <w:r>
        <w:rPr>
          <w:rFonts w:ascii="Arial" w:hAnsi="Arial" w:cs="Arial"/>
        </w:rPr>
        <w:t>The number of training image = 4703 and the</w:t>
      </w:r>
      <w:r w:rsidR="00215C89">
        <w:rPr>
          <w:rFonts w:ascii="Arial" w:hAnsi="Arial" w:cs="Arial"/>
        </w:rPr>
        <w:t xml:space="preserve"> number of</w:t>
      </w:r>
      <w:r>
        <w:rPr>
          <w:rFonts w:ascii="Arial" w:hAnsi="Arial" w:cs="Arial"/>
        </w:rPr>
        <w:t xml:space="preserve"> testing </w:t>
      </w:r>
      <w:r w:rsidR="00215C89">
        <w:rPr>
          <w:rFonts w:ascii="Arial" w:hAnsi="Arial" w:cs="Arial"/>
        </w:rPr>
        <w:t>image = 962.</w:t>
      </w:r>
    </w:p>
    <w:p w14:paraId="56EFB13E" w14:textId="446F6958" w:rsidR="00215C89" w:rsidRDefault="00215C89" w:rsidP="00481A08">
      <w:pPr>
        <w:tabs>
          <w:tab w:val="left" w:pos="6556"/>
        </w:tabs>
        <w:ind w:leftChars="200" w:left="480"/>
        <w:rPr>
          <w:rFonts w:ascii="Arial" w:hAnsi="Arial" w:cs="Arial"/>
        </w:rPr>
      </w:pPr>
    </w:p>
    <w:p w14:paraId="27AC94B9" w14:textId="126D6D2A" w:rsidR="00215C89" w:rsidRDefault="006679E9" w:rsidP="00CD5D74">
      <w:pPr>
        <w:tabs>
          <w:tab w:val="left" w:pos="6556"/>
        </w:tabs>
        <w:ind w:leftChars="200" w:left="480"/>
        <w:jc w:val="center"/>
        <w:rPr>
          <w:rFonts w:ascii="Arial" w:hAnsi="Arial" w:cs="Arial"/>
        </w:rPr>
      </w:pPr>
      <w:r>
        <w:rPr>
          <w:rFonts w:ascii="Arial" w:hAnsi="Arial" w:cs="Arial"/>
          <w:noProof/>
        </w:rPr>
        <w:lastRenderedPageBreak/>
        <w:drawing>
          <wp:inline distT="0" distB="0" distL="0" distR="0" wp14:anchorId="65D96C37" wp14:editId="3319FB6C">
            <wp:extent cx="3743325" cy="290298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4340" cy="2927037"/>
                    </a:xfrm>
                    <a:prstGeom prst="rect">
                      <a:avLst/>
                    </a:prstGeom>
                  </pic:spPr>
                </pic:pic>
              </a:graphicData>
            </a:graphic>
          </wp:inline>
        </w:drawing>
      </w:r>
    </w:p>
    <w:p w14:paraId="0B01AC6B" w14:textId="7058BB9B" w:rsidR="007162BC" w:rsidRDefault="007162BC" w:rsidP="00CD5D74">
      <w:pPr>
        <w:tabs>
          <w:tab w:val="left" w:pos="6556"/>
        </w:tabs>
        <w:ind w:leftChars="200" w:left="480"/>
        <w:jc w:val="center"/>
        <w:rPr>
          <w:rFonts w:ascii="Arial" w:hAnsi="Arial" w:cs="Arial"/>
        </w:rPr>
      </w:pPr>
      <w:r>
        <w:rPr>
          <w:rFonts w:ascii="Arial" w:hAnsi="Arial" w:cs="Arial"/>
        </w:rPr>
        <w:t>Proportion of train data and test data (0.8:0.2)</w:t>
      </w:r>
    </w:p>
    <w:p w14:paraId="78F97942" w14:textId="77777777" w:rsidR="00215C89" w:rsidRDefault="00215C89" w:rsidP="00481A08">
      <w:pPr>
        <w:tabs>
          <w:tab w:val="left" w:pos="6556"/>
        </w:tabs>
        <w:ind w:leftChars="200" w:left="480"/>
        <w:rPr>
          <w:rFonts w:ascii="Arial" w:hAnsi="Arial" w:cs="Arial"/>
        </w:rPr>
      </w:pPr>
    </w:p>
    <w:p w14:paraId="4DFAE324" w14:textId="2E561D9A" w:rsidR="00083594" w:rsidRPr="00AD0764" w:rsidRDefault="00301E29" w:rsidP="00CD5D74">
      <w:pPr>
        <w:tabs>
          <w:tab w:val="left" w:pos="6556"/>
        </w:tabs>
        <w:ind w:leftChars="200" w:left="480"/>
        <w:rPr>
          <w:rFonts w:ascii="Arial" w:hAnsi="Arial" w:cs="Arial"/>
        </w:rPr>
      </w:pPr>
      <w:r w:rsidRPr="00AD0764">
        <w:rPr>
          <w:rFonts w:ascii="Arial" w:hAnsi="Arial" w:cs="Arial"/>
        </w:rPr>
        <w:t xml:space="preserve">We will further discuss the </w:t>
      </w:r>
      <w:r w:rsidR="00BE217A">
        <w:rPr>
          <w:rFonts w:ascii="Arial" w:hAnsi="Arial" w:cs="Arial"/>
        </w:rPr>
        <w:t>background information</w:t>
      </w:r>
      <w:r w:rsidRPr="00AD0764">
        <w:rPr>
          <w:rFonts w:ascii="Arial" w:hAnsi="Arial" w:cs="Arial"/>
        </w:rPr>
        <w:t xml:space="preserve"> of</w:t>
      </w:r>
      <w:r w:rsidR="00BE217A">
        <w:rPr>
          <w:rFonts w:ascii="Arial" w:hAnsi="Arial" w:cs="Arial"/>
        </w:rPr>
        <w:t xml:space="preserve"> the Neural Networks below</w:t>
      </w:r>
      <w:r w:rsidR="00961875" w:rsidRPr="00AD0764">
        <w:rPr>
          <w:rFonts w:ascii="Arial" w:hAnsi="Arial" w:cs="Arial"/>
        </w:rPr>
        <w:t xml:space="preserve">. </w:t>
      </w:r>
    </w:p>
    <w:p w14:paraId="2CE8CAD3" w14:textId="214317DE" w:rsidR="005B2BAF" w:rsidRPr="000C733C" w:rsidRDefault="008807A6" w:rsidP="00B45357">
      <w:pPr>
        <w:pStyle w:val="Heading1"/>
        <w:jc w:val="center"/>
      </w:pPr>
      <w:bookmarkStart w:id="7" w:name="_Toc71298878"/>
      <w:r>
        <w:t xml:space="preserve">3. </w:t>
      </w:r>
      <w:r w:rsidR="00083594" w:rsidRPr="000C733C">
        <w:t>Neural Network Model</w:t>
      </w:r>
      <w:r w:rsidR="000C733C">
        <w:t>s</w:t>
      </w:r>
      <w:bookmarkEnd w:id="7"/>
    </w:p>
    <w:p w14:paraId="66EC48E1" w14:textId="7D664EF1" w:rsidR="005B2BAF" w:rsidRPr="000C733C" w:rsidRDefault="00083594" w:rsidP="000C733C">
      <w:pPr>
        <w:tabs>
          <w:tab w:val="left" w:pos="6556"/>
        </w:tabs>
        <w:rPr>
          <w:rFonts w:ascii="Arial" w:hAnsi="Arial" w:cs="Arial"/>
        </w:rPr>
      </w:pPr>
      <w:r w:rsidRPr="00AD0764">
        <w:rPr>
          <w:rFonts w:ascii="Arial" w:hAnsi="Arial" w:cs="Arial"/>
        </w:rPr>
        <w:t>A neural network is a statistical technique for classification which mimics</w:t>
      </w:r>
      <w:r w:rsidR="000C733C">
        <w:rPr>
          <w:rFonts w:ascii="Arial" w:hAnsi="Arial" w:cs="Arial"/>
        </w:rPr>
        <w:t xml:space="preserve"> </w:t>
      </w:r>
      <w:r w:rsidRPr="00AD0764">
        <w:rPr>
          <w:rFonts w:ascii="Arial" w:hAnsi="Arial" w:cs="Arial"/>
        </w:rPr>
        <w:t>the functioning and mechanism of the human brain. There are several workable and useful models of neural networks for both classification and image recognizing.</w:t>
      </w:r>
      <w:r w:rsidR="007B4BEE">
        <w:rPr>
          <w:rFonts w:ascii="Arial" w:hAnsi="Arial" w:cs="Arial"/>
        </w:rPr>
        <w:t xml:space="preserve"> </w:t>
      </w:r>
      <w:r w:rsidR="00FD1CB3">
        <w:rPr>
          <w:rFonts w:ascii="Arial" w:hAnsi="Arial" w:cs="Arial"/>
        </w:rPr>
        <w:t>Mentioned before, w</w:t>
      </w:r>
      <w:r w:rsidR="007B4BEE">
        <w:rPr>
          <w:rFonts w:ascii="Arial" w:hAnsi="Arial" w:cs="Arial"/>
        </w:rPr>
        <w:t>e would use</w:t>
      </w:r>
      <w:r w:rsidR="00FD1CB3">
        <w:rPr>
          <w:rFonts w:ascii="Arial" w:hAnsi="Arial" w:cs="Arial"/>
        </w:rPr>
        <w:t xml:space="preserve"> </w:t>
      </w:r>
      <w:r w:rsidRPr="00AD0764">
        <w:rPr>
          <w:rFonts w:ascii="Arial" w:hAnsi="Arial" w:cs="Arial"/>
        </w:rPr>
        <w:t>MLP</w:t>
      </w:r>
      <w:r w:rsidR="00FD1CB3">
        <w:rPr>
          <w:rFonts w:ascii="Arial" w:hAnsi="Arial" w:cs="Arial"/>
        </w:rPr>
        <w:t xml:space="preserve"> and </w:t>
      </w:r>
      <w:r w:rsidR="00961875" w:rsidRPr="00AD0764">
        <w:rPr>
          <w:rFonts w:ascii="Arial" w:hAnsi="Arial" w:cs="Arial"/>
        </w:rPr>
        <w:t>CNN</w:t>
      </w:r>
      <w:r w:rsidR="005350E0">
        <w:rPr>
          <w:rFonts w:ascii="Arial" w:hAnsi="Arial" w:cs="Arial"/>
        </w:rPr>
        <w:t xml:space="preserve"> only</w:t>
      </w:r>
      <w:r w:rsidR="00FD1CB3">
        <w:rPr>
          <w:rFonts w:ascii="Arial" w:hAnsi="Arial" w:cs="Arial"/>
        </w:rPr>
        <w:t xml:space="preserve"> in this study</w:t>
      </w:r>
      <w:r w:rsidRPr="00AD0764">
        <w:rPr>
          <w:rFonts w:ascii="Arial" w:hAnsi="Arial" w:cs="Arial"/>
        </w:rPr>
        <w:t>.</w:t>
      </w:r>
    </w:p>
    <w:p w14:paraId="11B4C9C4" w14:textId="17220F37" w:rsidR="00083594" w:rsidRPr="008807A6" w:rsidRDefault="008807A6" w:rsidP="000C733C">
      <w:pPr>
        <w:pStyle w:val="Heading2"/>
        <w:rPr>
          <w:sz w:val="28"/>
          <w:szCs w:val="40"/>
        </w:rPr>
      </w:pPr>
      <w:bookmarkStart w:id="8" w:name="_Toc71298879"/>
      <w:r>
        <w:t>3.1</w:t>
      </w:r>
      <w:r w:rsidR="00241B15">
        <w:t xml:space="preserve"> </w:t>
      </w:r>
      <w:r w:rsidR="00083594" w:rsidRPr="000C733C">
        <w:t>Artificial Neural Network (ANN)</w:t>
      </w:r>
      <w:r w:rsidR="005350E0">
        <w:t xml:space="preserve"> </w:t>
      </w:r>
      <w:bookmarkEnd w:id="8"/>
    </w:p>
    <w:p w14:paraId="5FAD1880" w14:textId="77777777" w:rsidR="005B2BAF" w:rsidRDefault="00083594" w:rsidP="005B2BAF">
      <w:pPr>
        <w:pStyle w:val="NormalWeb"/>
        <w:spacing w:before="0" w:beforeAutospacing="0" w:after="0" w:afterAutospacing="0"/>
        <w:ind w:firstLine="480"/>
        <w:rPr>
          <w:rFonts w:ascii="Arial" w:hAnsi="Arial" w:cs="Arial"/>
          <w:color w:val="222222"/>
        </w:rPr>
      </w:pPr>
      <w:r w:rsidRPr="00AD0764">
        <w:rPr>
          <w:rFonts w:ascii="Arial" w:hAnsi="Arial" w:cs="Arial"/>
          <w:color w:val="222222"/>
        </w:rPr>
        <w:t xml:space="preserve">The most important component of ANNs is artificial neurons which are determined by the nature(s) of the problem. Every neuron received inputs from several other neurons, multiplied by assigned corresponding weights, then added to the sum and passed to one or more neurons. Usually, an activation function will be applied to the artificial neurons to the output then passing to the following variable. These mathematical computations are what happens in one single node. </w:t>
      </w:r>
      <w:r w:rsidR="00AD0764" w:rsidRPr="00AD0764">
        <w:rPr>
          <w:rFonts w:ascii="Arial" w:hAnsi="Arial" w:cs="Arial"/>
          <w:color w:val="222222"/>
        </w:rPr>
        <w:t>(</w:t>
      </w:r>
      <w:hyperlink w:anchor="A1" w:history="1">
        <w:r w:rsidRPr="00AD0764">
          <w:rPr>
            <w:rStyle w:val="Hyperlink"/>
            <w:rFonts w:ascii="Arial" w:hAnsi="Arial" w:cs="Arial"/>
          </w:rPr>
          <w:t>1.1</w:t>
        </w:r>
      </w:hyperlink>
      <w:r w:rsidR="00AD0764" w:rsidRPr="00AD0764">
        <w:rPr>
          <w:rStyle w:val="Hyperlink"/>
          <w:rFonts w:ascii="Arial" w:hAnsi="Arial" w:cs="Arial"/>
          <w:color w:val="000000" w:themeColor="text1"/>
          <w:u w:val="none"/>
        </w:rPr>
        <w:t>)</w:t>
      </w:r>
      <w:r w:rsidR="005B2BAF">
        <w:rPr>
          <w:rFonts w:ascii="Arial" w:hAnsi="Arial" w:cs="Arial" w:hint="eastAsia"/>
          <w:color w:val="222222"/>
        </w:rPr>
        <w:t xml:space="preserve"> </w:t>
      </w:r>
    </w:p>
    <w:p w14:paraId="0E91DE77" w14:textId="6EC9F756" w:rsidR="00AD0764" w:rsidRPr="005B2BAF" w:rsidRDefault="00083594" w:rsidP="005B2BAF">
      <w:pPr>
        <w:pStyle w:val="NormalWeb"/>
        <w:spacing w:before="0" w:beforeAutospacing="0" w:after="0" w:afterAutospacing="0"/>
        <w:ind w:firstLine="482"/>
        <w:rPr>
          <w:rStyle w:val="Hyperlink"/>
          <w:rFonts w:ascii="Arial" w:hAnsi="Arial" w:cs="Arial"/>
          <w:color w:val="222222"/>
          <w:u w:val="none"/>
        </w:rPr>
      </w:pPr>
      <w:r w:rsidRPr="00AD0764">
        <w:rPr>
          <w:rFonts w:ascii="Arial" w:hAnsi="Arial" w:cs="Arial"/>
          <w:color w:val="222222"/>
        </w:rPr>
        <w:t xml:space="preserve">ANNs are composed of a few layers which are made up of rows of artificial neurons, including an input layer, which receives data from data sources; one or </w:t>
      </w:r>
      <w:r w:rsidR="00960027">
        <w:rPr>
          <w:rFonts w:ascii="Arial" w:hAnsi="Arial" w:cs="Arial"/>
          <w:color w:val="222222"/>
        </w:rPr>
        <w:t xml:space="preserve">at most two </w:t>
      </w:r>
      <w:r w:rsidRPr="00AD0764">
        <w:rPr>
          <w:rFonts w:ascii="Arial" w:hAnsi="Arial" w:cs="Arial"/>
          <w:color w:val="222222"/>
        </w:rPr>
        <w:t>(sometimes can be zero) hidden layers which process the data</w:t>
      </w:r>
      <w:r w:rsidR="00B45357">
        <w:rPr>
          <w:rFonts w:ascii="Arial" w:hAnsi="Arial" w:cs="Arial"/>
          <w:color w:val="222222"/>
        </w:rPr>
        <w:t>;</w:t>
      </w:r>
      <w:r w:rsidRPr="00AD0764">
        <w:rPr>
          <w:rFonts w:ascii="Arial" w:hAnsi="Arial" w:cs="Arial"/>
          <w:color w:val="222222"/>
        </w:rPr>
        <w:t xml:space="preserve"> </w:t>
      </w:r>
      <w:r w:rsidRPr="00AD0764">
        <w:rPr>
          <w:rFonts w:ascii="Arial" w:hAnsi="Arial" w:cs="Arial"/>
          <w:color w:val="222222"/>
        </w:rPr>
        <w:lastRenderedPageBreak/>
        <w:t>And an output layer which provides data point(s) based on the variables of the network. In between each layer, neurons are not connected but connected to neurons in the forward next layer, it is called feed-forward network</w:t>
      </w:r>
      <w:r w:rsidR="00AD0764" w:rsidRPr="00AD0764">
        <w:rPr>
          <w:rFonts w:ascii="Arial" w:hAnsi="Arial" w:cs="Arial"/>
          <w:color w:val="222222"/>
        </w:rPr>
        <w:t>. (</w:t>
      </w:r>
      <w:hyperlink w:anchor="A2" w:history="1">
        <w:r w:rsidRPr="00AD0764">
          <w:rPr>
            <w:rStyle w:val="Hyperlink"/>
            <w:rFonts w:ascii="Arial" w:hAnsi="Arial" w:cs="Arial"/>
          </w:rPr>
          <w:t>1.2</w:t>
        </w:r>
      </w:hyperlink>
      <w:r w:rsidR="00AD0764" w:rsidRPr="00AD0764">
        <w:rPr>
          <w:rStyle w:val="Hyperlink"/>
          <w:rFonts w:ascii="Arial" w:hAnsi="Arial" w:cs="Arial"/>
          <w:color w:val="000000" w:themeColor="text1"/>
          <w:u w:val="none"/>
        </w:rPr>
        <w:t>)</w:t>
      </w:r>
    </w:p>
    <w:p w14:paraId="0D10274B" w14:textId="28511CF7" w:rsidR="00AD0764" w:rsidRPr="000C733C" w:rsidRDefault="00241B15" w:rsidP="000C733C">
      <w:pPr>
        <w:pStyle w:val="Heading2"/>
      </w:pPr>
      <w:bookmarkStart w:id="9" w:name="_Toc71298880"/>
      <w:r>
        <w:t xml:space="preserve">3.2 </w:t>
      </w:r>
      <w:r w:rsidR="00083594" w:rsidRPr="000C733C">
        <w:t xml:space="preserve">Multilayer </w:t>
      </w:r>
      <w:r w:rsidR="00904FD9" w:rsidRPr="000C733C">
        <w:t>P</w:t>
      </w:r>
      <w:r w:rsidR="00083594" w:rsidRPr="000C733C">
        <w:t>erceptron (MLP)</w:t>
      </w:r>
      <w:bookmarkEnd w:id="9"/>
    </w:p>
    <w:p w14:paraId="3FC0143B" w14:textId="77777777" w:rsidR="00083594" w:rsidRPr="00AD0764" w:rsidRDefault="00083594" w:rsidP="005B2BAF">
      <w:pPr>
        <w:widowControl/>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MLP is a </w:t>
      </w:r>
      <w:r w:rsidRPr="00AD0764">
        <w:rPr>
          <w:rFonts w:ascii="Arial" w:hAnsi="Arial" w:cs="Arial"/>
          <w:color w:val="000000" w:themeColor="text1"/>
        </w:rPr>
        <w:t>class of</w:t>
      </w:r>
      <w:r w:rsidRPr="00AD0764">
        <w:rPr>
          <w:rStyle w:val="apple-converted-space"/>
          <w:rFonts w:ascii="Arial" w:hAnsi="Arial" w:cs="Arial"/>
          <w:color w:val="000000" w:themeColor="text1"/>
        </w:rPr>
        <w:t xml:space="preserve"> feedforward artificial neural network </w:t>
      </w:r>
      <w:r w:rsidRPr="00AD0764">
        <w:rPr>
          <w:rFonts w:ascii="Arial" w:hAnsi="Arial" w:cs="Arial"/>
          <w:color w:val="000000" w:themeColor="text1"/>
        </w:rPr>
        <w:t>(ANN)</w:t>
      </w:r>
      <w:r w:rsidRPr="00AD0764">
        <w:rPr>
          <w:rFonts w:ascii="Arial" w:eastAsia="Times New Roman" w:hAnsi="Arial" w:cs="Arial"/>
          <w:color w:val="000000" w:themeColor="text1"/>
          <w:kern w:val="0"/>
        </w:rPr>
        <w:t xml:space="preserve"> which is composed of more than one perceptron. Perceptron is a similar but more general computational model than artificial neurons (McCulloch-</w:t>
      </w:r>
      <w:proofErr w:type="gramStart"/>
      <w:r w:rsidRPr="00AD0764">
        <w:rPr>
          <w:rFonts w:ascii="Arial" w:eastAsia="Times New Roman" w:hAnsi="Arial" w:cs="Arial"/>
          <w:color w:val="000000" w:themeColor="text1"/>
          <w:kern w:val="0"/>
        </w:rPr>
        <w:t>Pitts</w:t>
      </w:r>
      <w:proofErr w:type="gramEnd"/>
      <w:r w:rsidRPr="00AD0764">
        <w:rPr>
          <w:rFonts w:ascii="Arial" w:eastAsia="Times New Roman" w:hAnsi="Arial" w:cs="Arial"/>
          <w:color w:val="000000" w:themeColor="text1"/>
          <w:kern w:val="0"/>
        </w:rPr>
        <w:t xml:space="preserve"> neurons) by applying numerical weights for inputs and a mechanism for learning the weights. Perceptron also supports real inputs not just Boolean values.</w:t>
      </w:r>
      <w:r w:rsidR="00AD0764" w:rsidRPr="00AD0764">
        <w:rPr>
          <w:rFonts w:ascii="Arial" w:eastAsia="Times New Roman" w:hAnsi="Arial" w:cs="Arial"/>
          <w:color w:val="000000" w:themeColor="text1"/>
          <w:kern w:val="0"/>
        </w:rPr>
        <w:t xml:space="preserve"> (</w:t>
      </w:r>
      <w:hyperlink w:anchor="A3" w:history="1">
        <w:r w:rsidR="00AD0764" w:rsidRPr="00AD0764">
          <w:rPr>
            <w:rStyle w:val="Hyperlink"/>
            <w:rFonts w:ascii="Arial" w:eastAsia="Times New Roman" w:hAnsi="Arial" w:cs="Arial"/>
            <w:kern w:val="0"/>
          </w:rPr>
          <w:t>1.3</w:t>
        </w:r>
      </w:hyperlink>
      <w:r w:rsidR="00AD0764" w:rsidRPr="00AD0764">
        <w:rPr>
          <w:rFonts w:ascii="Arial" w:eastAsia="Times New Roman" w:hAnsi="Arial" w:cs="Arial"/>
          <w:color w:val="000000" w:themeColor="text1"/>
          <w:kern w:val="0"/>
        </w:rPr>
        <w:t>)</w:t>
      </w:r>
    </w:p>
    <w:p w14:paraId="46D4E6D0" w14:textId="4ABBCC79" w:rsidR="00961875" w:rsidRPr="00AD0764" w:rsidRDefault="00083594" w:rsidP="005B2BAF">
      <w:pPr>
        <w:widowControl/>
        <w:rPr>
          <w:rFonts w:ascii="Arial" w:eastAsia="Times New Roman" w:hAnsi="Arial" w:cs="Arial"/>
          <w:color w:val="000000" w:themeColor="text1"/>
          <w:kern w:val="0"/>
        </w:rPr>
      </w:pPr>
      <w:r w:rsidRPr="00AD0764">
        <w:rPr>
          <w:rFonts w:ascii="Arial" w:eastAsia="Times New Roman" w:hAnsi="Arial" w:cs="Arial"/>
          <w:color w:val="000000" w:themeColor="text1"/>
          <w:kern w:val="0"/>
        </w:rPr>
        <w:t>The MLP consists of at least three</w:t>
      </w:r>
      <w:r w:rsidR="00255859">
        <w:rPr>
          <w:rFonts w:ascii="Arial" w:eastAsia="Times New Roman" w:hAnsi="Arial" w:cs="Arial"/>
          <w:color w:val="000000" w:themeColor="text1"/>
          <w:kern w:val="0"/>
        </w:rPr>
        <w:t xml:space="preserve"> types of</w:t>
      </w:r>
      <w:r w:rsidRPr="00AD0764">
        <w:rPr>
          <w:rFonts w:ascii="Arial" w:eastAsia="Times New Roman" w:hAnsi="Arial" w:cs="Arial"/>
          <w:color w:val="000000" w:themeColor="text1"/>
          <w:kern w:val="0"/>
        </w:rPr>
        <w:t xml:space="preserve"> layers which are an input layer, an output layer, and one or more hidden layers. The function of layers is the same as ANNs which also a feed-forward neural network. In between the other two layers, the hidden layers will be the true computational engine of </w:t>
      </w:r>
      <w:r w:rsidRPr="006D7932">
        <w:rPr>
          <w:rFonts w:ascii="Arial" w:eastAsia="Times New Roman" w:hAnsi="Arial" w:cs="Arial"/>
          <w:color w:val="000000" w:themeColor="text1"/>
          <w:kern w:val="0"/>
        </w:rPr>
        <w:t>MLP.</w:t>
      </w:r>
      <w:r w:rsidR="00961875" w:rsidRPr="006D7932">
        <w:rPr>
          <w:rFonts w:ascii="Arial" w:eastAsia="Times New Roman" w:hAnsi="Arial" w:cs="Arial"/>
          <w:color w:val="000000" w:themeColor="text1"/>
          <w:kern w:val="0"/>
        </w:rPr>
        <w:t xml:space="preserve"> The most significant difference between MLP and ANN is that MLP is a fully connected architecture.</w:t>
      </w:r>
      <w:r w:rsidR="00AD0764" w:rsidRPr="006D7932">
        <w:rPr>
          <w:rFonts w:ascii="Arial" w:eastAsia="Times New Roman" w:hAnsi="Arial" w:cs="Arial"/>
          <w:color w:val="000000" w:themeColor="text1"/>
          <w:kern w:val="0"/>
        </w:rPr>
        <w:t xml:space="preserve"> (</w:t>
      </w:r>
      <w:hyperlink w:anchor="A4" w:history="1">
        <w:r w:rsidR="00AD0764" w:rsidRPr="006D7932">
          <w:rPr>
            <w:rStyle w:val="Hyperlink"/>
            <w:rFonts w:ascii="Arial" w:eastAsia="Times New Roman" w:hAnsi="Arial" w:cs="Arial"/>
            <w:kern w:val="0"/>
          </w:rPr>
          <w:t>1.4</w:t>
        </w:r>
      </w:hyperlink>
      <w:r w:rsidR="00AD0764" w:rsidRPr="006D7932">
        <w:rPr>
          <w:rFonts w:ascii="Arial" w:eastAsia="Times New Roman" w:hAnsi="Arial" w:cs="Arial"/>
          <w:color w:val="000000" w:themeColor="text1"/>
          <w:kern w:val="0"/>
        </w:rPr>
        <w:t>)</w:t>
      </w:r>
    </w:p>
    <w:p w14:paraId="70A7890F" w14:textId="44618670" w:rsidR="003F7B83" w:rsidRPr="00B45357" w:rsidRDefault="00241B15" w:rsidP="00023A34">
      <w:pPr>
        <w:widowControl/>
        <w:spacing w:line="360" w:lineRule="auto"/>
        <w:rPr>
          <w:rFonts w:ascii="Arial" w:eastAsia="Times New Roman" w:hAnsi="Arial" w:cs="Arial"/>
          <w:b/>
          <w:bCs/>
          <w:i/>
          <w:iCs/>
          <w:color w:val="000000" w:themeColor="text1"/>
          <w:kern w:val="0"/>
        </w:rPr>
      </w:pPr>
      <w:r>
        <w:rPr>
          <w:rFonts w:ascii="Arial" w:eastAsia="Times New Roman" w:hAnsi="Arial" w:cs="Arial"/>
          <w:b/>
          <w:bCs/>
          <w:i/>
          <w:iCs/>
          <w:color w:val="000000" w:themeColor="text1"/>
          <w:kern w:val="0"/>
        </w:rPr>
        <w:t xml:space="preserve">3.2.1 </w:t>
      </w:r>
      <w:r w:rsidR="003F7B83" w:rsidRPr="00B45357">
        <w:rPr>
          <w:rFonts w:ascii="Arial" w:eastAsia="Times New Roman" w:hAnsi="Arial" w:cs="Arial"/>
          <w:b/>
          <w:bCs/>
          <w:i/>
          <w:iCs/>
          <w:color w:val="000000" w:themeColor="text1"/>
          <w:kern w:val="0"/>
        </w:rPr>
        <w:t>Hidden Layers</w:t>
      </w:r>
    </w:p>
    <w:p w14:paraId="6641F9EF" w14:textId="5E980245" w:rsidR="003F7B83" w:rsidRDefault="003F7B83" w:rsidP="005B2BAF">
      <w:pPr>
        <w:widowControl/>
        <w:ind w:firstLine="482"/>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Hidden layers are the most crucial part of NN which not visible but involves decent numbers of computations. Thus, in developing ANN and MLP, dealing with hidden layers will be one of the confusing tasks. There are two main components in adjusting the hidden layers, which are the choosing number of hidden layers and determining the optimal or reasonable neurons in a single hidden layer. </w:t>
      </w:r>
    </w:p>
    <w:p w14:paraId="089BFEB1" w14:textId="77777777" w:rsidR="00C83916" w:rsidRPr="00AD0764" w:rsidRDefault="00C83916" w:rsidP="005B2BAF">
      <w:pPr>
        <w:widowControl/>
        <w:ind w:firstLine="482"/>
        <w:rPr>
          <w:rFonts w:ascii="Arial" w:eastAsia="Times New Roman" w:hAnsi="Arial" w:cs="Arial"/>
          <w:color w:val="000000" w:themeColor="text1"/>
          <w:kern w:val="0"/>
        </w:rPr>
      </w:pPr>
    </w:p>
    <w:p w14:paraId="0C1E3ED6" w14:textId="4BA13366" w:rsidR="005B2BAF" w:rsidRPr="00B45357" w:rsidRDefault="00241B15" w:rsidP="005B2BAF">
      <w:pPr>
        <w:pStyle w:val="NormalWeb"/>
        <w:spacing w:before="0" w:beforeAutospacing="0" w:after="0" w:afterAutospacing="0" w:line="360" w:lineRule="auto"/>
        <w:textAlignment w:val="baseline"/>
        <w:rPr>
          <w:rFonts w:ascii="Arial" w:hAnsi="Arial" w:cs="Arial"/>
          <w:b/>
          <w:bCs/>
          <w:i/>
          <w:iCs/>
          <w:bdr w:val="none" w:sz="0" w:space="0" w:color="auto" w:frame="1"/>
        </w:rPr>
      </w:pPr>
      <w:r>
        <w:rPr>
          <w:rFonts w:ascii="Arial" w:hAnsi="Arial" w:cs="Arial"/>
          <w:b/>
          <w:bCs/>
          <w:i/>
          <w:iCs/>
          <w:bdr w:val="none" w:sz="0" w:space="0" w:color="auto" w:frame="1"/>
        </w:rPr>
        <w:t xml:space="preserve">3.2.2 </w:t>
      </w:r>
      <w:r w:rsidR="003F7B83" w:rsidRPr="00B45357">
        <w:rPr>
          <w:rFonts w:ascii="Arial" w:hAnsi="Arial" w:cs="Arial"/>
          <w:b/>
          <w:bCs/>
          <w:i/>
          <w:iCs/>
          <w:bdr w:val="none" w:sz="0" w:space="0" w:color="auto" w:frame="1"/>
        </w:rPr>
        <w:t>Choosing Number of Hidden Layers</w:t>
      </w:r>
    </w:p>
    <w:p w14:paraId="7F5D58A0" w14:textId="37499CAB" w:rsidR="003F7B83" w:rsidRDefault="003F7B83" w:rsidP="005B2BAF">
      <w:pPr>
        <w:pStyle w:val="NormalWeb"/>
        <w:spacing w:before="0" w:beforeAutospacing="0" w:after="0" w:afterAutospacing="0"/>
        <w:ind w:firstLine="480"/>
        <w:textAlignment w:val="baseline"/>
        <w:rPr>
          <w:rFonts w:ascii="Arial" w:hAnsi="Arial" w:cs="Arial"/>
        </w:rPr>
      </w:pPr>
      <w:r w:rsidRPr="00AD0764">
        <w:rPr>
          <w:rFonts w:ascii="Arial" w:hAnsi="Arial" w:cs="Arial"/>
        </w:rPr>
        <w:t xml:space="preserve">If the data is separable linearly then no hidden layer is needed at all, but the situation usually will not happen. On the other hand, if the data is less complex with few dimensions or features, 1 to 2 hidden layers will probably work well in NN. Else, if the dataset consists of large dimensions or features, then to get an optimum solution, </w:t>
      </w:r>
      <w:r w:rsidR="0040168A">
        <w:rPr>
          <w:rFonts w:ascii="Arial" w:hAnsi="Arial" w:cs="Arial"/>
        </w:rPr>
        <w:t>more than 5</w:t>
      </w:r>
      <w:r w:rsidRPr="00AD0764">
        <w:rPr>
          <w:rFonts w:ascii="Arial" w:hAnsi="Arial" w:cs="Arial"/>
        </w:rPr>
        <w:t xml:space="preserve"> hidden layers will be applied for an optimum value. More hidden layers will increase the model complexity accordingly, however, it does not equal to more hidden layers will obtain better results, sometimes it will lead to an overfitting problem. </w:t>
      </w:r>
    </w:p>
    <w:p w14:paraId="1E0C1720" w14:textId="50DFF9A5" w:rsidR="00C83916" w:rsidRDefault="00C83916" w:rsidP="005B2BAF">
      <w:pPr>
        <w:pStyle w:val="NormalWeb"/>
        <w:spacing w:before="0" w:beforeAutospacing="0" w:after="0" w:afterAutospacing="0"/>
        <w:ind w:firstLine="480"/>
        <w:textAlignment w:val="baseline"/>
        <w:rPr>
          <w:rFonts w:ascii="Arial" w:eastAsiaTheme="minorEastAsia" w:hAnsi="Arial" w:cs="Arial"/>
        </w:rPr>
      </w:pPr>
    </w:p>
    <w:p w14:paraId="34DEB379" w14:textId="45BE993F" w:rsidR="00C83916" w:rsidRDefault="00C83916" w:rsidP="005B2BAF">
      <w:pPr>
        <w:pStyle w:val="NormalWeb"/>
        <w:spacing w:before="0" w:beforeAutospacing="0" w:after="0" w:afterAutospacing="0"/>
        <w:ind w:firstLine="480"/>
        <w:textAlignment w:val="baseline"/>
        <w:rPr>
          <w:rFonts w:ascii="Arial" w:eastAsiaTheme="minorEastAsia" w:hAnsi="Arial" w:cs="Arial"/>
          <w:i/>
          <w:iCs/>
        </w:rPr>
      </w:pPr>
    </w:p>
    <w:p w14:paraId="3C09E14D" w14:textId="77777777" w:rsidR="00073BA0" w:rsidRPr="00073BA0" w:rsidRDefault="00073BA0" w:rsidP="005B2BAF">
      <w:pPr>
        <w:pStyle w:val="NormalWeb"/>
        <w:spacing w:before="0" w:beforeAutospacing="0" w:after="0" w:afterAutospacing="0"/>
        <w:ind w:firstLine="480"/>
        <w:textAlignment w:val="baseline"/>
        <w:rPr>
          <w:rFonts w:ascii="Arial" w:eastAsiaTheme="minorEastAsia" w:hAnsi="Arial" w:cs="Arial" w:hint="eastAsia"/>
          <w:i/>
          <w:iCs/>
        </w:rPr>
      </w:pPr>
    </w:p>
    <w:p w14:paraId="3B1DFDDE" w14:textId="50BB497E" w:rsidR="003F7B83" w:rsidRPr="00856878" w:rsidRDefault="00241B15" w:rsidP="005B2BAF">
      <w:pPr>
        <w:widowControl/>
        <w:spacing w:line="360" w:lineRule="auto"/>
        <w:textAlignment w:val="baseline"/>
        <w:rPr>
          <w:rFonts w:ascii="Arial" w:eastAsia="Times New Roman" w:hAnsi="Arial" w:cs="Arial"/>
          <w:b/>
          <w:bCs/>
          <w:i/>
          <w:iCs/>
          <w:kern w:val="0"/>
        </w:rPr>
      </w:pPr>
      <w:r>
        <w:rPr>
          <w:rFonts w:ascii="Arial" w:eastAsia="Times New Roman" w:hAnsi="Arial" w:cs="Arial"/>
          <w:b/>
          <w:bCs/>
          <w:i/>
          <w:iCs/>
          <w:kern w:val="0"/>
          <w:bdr w:val="none" w:sz="0" w:space="0" w:color="auto" w:frame="1"/>
        </w:rPr>
        <w:t xml:space="preserve">3.2.3 </w:t>
      </w:r>
      <w:r w:rsidR="003F7B83" w:rsidRPr="00856878">
        <w:rPr>
          <w:rFonts w:ascii="Arial" w:eastAsia="Times New Roman" w:hAnsi="Arial" w:cs="Arial"/>
          <w:b/>
          <w:bCs/>
          <w:i/>
          <w:iCs/>
          <w:kern w:val="0"/>
          <w:bdr w:val="none" w:sz="0" w:space="0" w:color="auto" w:frame="1"/>
        </w:rPr>
        <w:t>Choosing Nodes in Hidden Layers</w:t>
      </w:r>
    </w:p>
    <w:p w14:paraId="08A0FE5A" w14:textId="77777777" w:rsidR="003F7B83" w:rsidRPr="00AD0764" w:rsidRDefault="003F7B83" w:rsidP="005B2BAF">
      <w:pPr>
        <w:pStyle w:val="NormalWeb"/>
        <w:spacing w:before="0" w:beforeAutospacing="0" w:after="0" w:afterAutospacing="0"/>
        <w:ind w:firstLine="480"/>
        <w:textAlignment w:val="baseline"/>
        <w:rPr>
          <w:rFonts w:ascii="Arial" w:hAnsi="Arial" w:cs="Arial"/>
          <w:color w:val="000000" w:themeColor="text1"/>
        </w:rPr>
      </w:pPr>
      <w:r w:rsidRPr="00AD0764">
        <w:rPr>
          <w:rFonts w:ascii="Arial" w:hAnsi="Arial" w:cs="Arial"/>
          <w:color w:val="000000" w:themeColor="text1"/>
        </w:rPr>
        <w:lastRenderedPageBreak/>
        <w:t>Deciding the number of neurons in the hidden layers is an important part that is unignorable to the overall neural network architecture. Thus</w:t>
      </w:r>
      <w:r w:rsidRPr="00AD0764">
        <w:rPr>
          <w:rFonts w:ascii="Arial" w:eastAsia="新細明體" w:hAnsi="Arial" w:cs="Arial"/>
          <w:color w:val="000000" w:themeColor="text1"/>
        </w:rPr>
        <w:t>,</w:t>
      </w:r>
      <w:r w:rsidRPr="00AD0764">
        <w:rPr>
          <w:rFonts w:ascii="Arial" w:hAnsi="Arial" w:cs="Arial"/>
          <w:color w:val="000000" w:themeColor="text1"/>
        </w:rPr>
        <w:t xml:space="preserve"> determined the number of neurons in each hidden layer must be considered carefully.</w:t>
      </w:r>
    </w:p>
    <w:p w14:paraId="787F405B" w14:textId="05D86F32" w:rsidR="003F7B83" w:rsidRPr="00AD0764" w:rsidRDefault="003F7B83" w:rsidP="0072363C">
      <w:pPr>
        <w:pStyle w:val="NormalWeb"/>
        <w:spacing w:before="0" w:beforeAutospacing="0" w:after="0" w:afterAutospacing="0"/>
        <w:ind w:firstLine="480"/>
        <w:textAlignment w:val="baseline"/>
        <w:rPr>
          <w:rFonts w:ascii="Arial" w:hAnsi="Arial" w:cs="Arial"/>
        </w:rPr>
      </w:pPr>
      <w:r w:rsidRPr="00AD0764">
        <w:rPr>
          <w:rFonts w:ascii="Arial" w:hAnsi="Arial" w:cs="Arial"/>
          <w:color w:val="000000" w:themeColor="text1"/>
        </w:rPr>
        <w:t>There are two situations when the number of neurons decided wrong. 1</w:t>
      </w:r>
      <w:r w:rsidR="00F75664" w:rsidRPr="00AD0764">
        <w:rPr>
          <w:rFonts w:ascii="Arial" w:hAnsi="Arial" w:cs="Arial"/>
          <w:color w:val="000000" w:themeColor="text1"/>
        </w:rPr>
        <w:t xml:space="preserve">) </w:t>
      </w:r>
      <w:r w:rsidRPr="00AD0764">
        <w:rPr>
          <w:rFonts w:ascii="Arial" w:hAnsi="Arial" w:cs="Arial"/>
          <w:color w:val="000000" w:themeColor="text1"/>
        </w:rPr>
        <w:t>Underfitting occurs when there are too few neurons in the hidden layers to adequately detect the signals in a complicated data set. 2</w:t>
      </w:r>
      <w:r w:rsidR="00F75664" w:rsidRPr="00AD0764">
        <w:rPr>
          <w:rFonts w:ascii="Arial" w:hAnsi="Arial" w:cs="Arial"/>
          <w:color w:val="000000" w:themeColor="text1"/>
        </w:rPr>
        <w:t>)</w:t>
      </w:r>
      <w:r w:rsidRPr="00AD0764">
        <w:rPr>
          <w:rFonts w:ascii="Arial" w:hAnsi="Arial" w:cs="Arial"/>
          <w:color w:val="000000" w:themeColor="text1"/>
        </w:rPr>
        <w:t xml:space="preserve"> Overfitting occurs when </w:t>
      </w:r>
      <w:r w:rsidRPr="0072363C">
        <w:rPr>
          <w:rFonts w:ascii="Arial" w:hAnsi="Arial" w:cs="Arial"/>
          <w:color w:val="000000" w:themeColor="text1"/>
        </w:rPr>
        <w:t xml:space="preserve">the neural network has too many neurons in the single hidden layer for the training set. </w:t>
      </w:r>
    </w:p>
    <w:p w14:paraId="44D4D04E" w14:textId="70615A45" w:rsidR="005B2BAF" w:rsidRPr="00F17A44" w:rsidRDefault="003F7B83" w:rsidP="00023A34">
      <w:pPr>
        <w:widowControl/>
        <w:ind w:firstLine="480"/>
        <w:textAlignment w:val="baseline"/>
        <w:rPr>
          <w:rFonts w:ascii="Arial" w:hAnsi="Arial" w:cs="Arial"/>
          <w:kern w:val="0"/>
          <w:shd w:val="pct15" w:color="auto" w:fill="FFFFFF"/>
        </w:rPr>
      </w:pPr>
      <w:r w:rsidRPr="00AD0764">
        <w:rPr>
          <w:rFonts w:ascii="Arial" w:eastAsia="Times New Roman" w:hAnsi="Arial" w:cs="Arial"/>
          <w:kern w:val="0"/>
        </w:rPr>
        <w:t xml:space="preserve">Besides, Dropout is a regularization method to prevent the NN from overfitting, which can be applied to any or even all hidden layers. The method is to randomly drop out some nodes in the hidden layers, perform better in wide NN with a decent </w:t>
      </w:r>
      <w:r w:rsidR="0072363C" w:rsidRPr="00AD0764">
        <w:rPr>
          <w:rFonts w:ascii="Arial" w:eastAsia="Times New Roman" w:hAnsi="Arial" w:cs="Arial"/>
          <w:kern w:val="0"/>
        </w:rPr>
        <w:t>number</w:t>
      </w:r>
      <w:r w:rsidRPr="00AD0764">
        <w:rPr>
          <w:rFonts w:ascii="Arial" w:eastAsia="Times New Roman" w:hAnsi="Arial" w:cs="Arial"/>
          <w:kern w:val="0"/>
        </w:rPr>
        <w:t xml:space="preserve"> of nodes. A hyperparameter </w:t>
      </w:r>
      <m:oMath>
        <m:r>
          <w:rPr>
            <w:rFonts w:ascii="Cambria Math" w:eastAsia="Times New Roman" w:hAnsi="Cambria Math" w:cs="Arial"/>
            <w:kern w:val="0"/>
          </w:rPr>
          <m:t>P(probability of dropping out nodes)</m:t>
        </m:r>
      </m:oMath>
      <w:r w:rsidRPr="00F17A44">
        <w:rPr>
          <w:rFonts w:ascii="Arial" w:eastAsia="Times New Roman" w:hAnsi="Arial" w:cs="Arial"/>
          <w:kern w:val="0"/>
        </w:rPr>
        <w:t xml:space="preserve"> i</w:t>
      </w:r>
      <w:r w:rsidRPr="00AD0764">
        <w:rPr>
          <w:rFonts w:ascii="Arial" w:eastAsia="Times New Roman" w:hAnsi="Arial" w:cs="Arial"/>
          <w:kern w:val="0"/>
        </w:rPr>
        <w:t xml:space="preserve">s implemented to hidden layers, which ranges from 1-0 usually 0.8-0.5, which means the probability of dropping the output of each node in a hidden layer. The objective is to prevent overfitting problems not just from selecting the nodes in the first hidden layer, but </w:t>
      </w:r>
      <w:r w:rsidR="0072363C" w:rsidRPr="00AD0764">
        <w:rPr>
          <w:rFonts w:ascii="Arial" w:eastAsia="Times New Roman" w:hAnsi="Arial" w:cs="Arial"/>
          <w:kern w:val="0"/>
        </w:rPr>
        <w:t>all</w:t>
      </w:r>
      <w:r w:rsidRPr="00AD0764">
        <w:rPr>
          <w:rFonts w:ascii="Arial" w:eastAsia="Times New Roman" w:hAnsi="Arial" w:cs="Arial"/>
          <w:kern w:val="0"/>
        </w:rPr>
        <w:t xml:space="preserve"> following hidden layers.</w:t>
      </w:r>
    </w:p>
    <w:p w14:paraId="23C3A79B" w14:textId="77777777" w:rsidR="00904FD9" w:rsidRPr="00023A34" w:rsidRDefault="00904FD9" w:rsidP="00A55FCD">
      <w:pPr>
        <w:widowControl/>
        <w:textAlignment w:val="baseline"/>
        <w:rPr>
          <w:rFonts w:ascii="Arial" w:eastAsia="Times New Roman" w:hAnsi="Arial" w:cs="Arial"/>
          <w:kern w:val="0"/>
        </w:rPr>
      </w:pPr>
    </w:p>
    <w:p w14:paraId="24019903" w14:textId="22368F3E" w:rsidR="00961875" w:rsidRPr="005B2BAF" w:rsidRDefault="00241B15" w:rsidP="00394432">
      <w:pPr>
        <w:pStyle w:val="Heading2"/>
      </w:pPr>
      <w:bookmarkStart w:id="10" w:name="_Toc71298881"/>
      <w:r>
        <w:t xml:space="preserve">3.3 </w:t>
      </w:r>
      <w:r w:rsidR="00961875" w:rsidRPr="005B2BAF">
        <w:t>Convolutional Neural Network (CNN)</w:t>
      </w:r>
      <w:bookmarkEnd w:id="10"/>
    </w:p>
    <w:p w14:paraId="6C57C84D" w14:textId="5E6D055E" w:rsidR="006B2DE1" w:rsidRPr="00AD0764" w:rsidRDefault="00985FC8" w:rsidP="005B2BAF">
      <w:pPr>
        <w:widowControl/>
        <w:ind w:firstLine="480"/>
        <w:rPr>
          <w:rFonts w:ascii="Arial" w:eastAsia="Times New Roman" w:hAnsi="Arial" w:cs="Arial"/>
          <w:color w:val="000000" w:themeColor="text1"/>
          <w:kern w:val="0"/>
        </w:rPr>
      </w:pPr>
      <w:r w:rsidRPr="00AD0764">
        <w:rPr>
          <w:rFonts w:ascii="Arial" w:eastAsia="Times New Roman" w:hAnsi="Arial" w:cs="Arial"/>
          <w:color w:val="000000" w:themeColor="text1"/>
          <w:kern w:val="0"/>
        </w:rPr>
        <w:t>CNN is also a type of deep neural network, which usually CNN is a type of deep learning model utilized for analyzing visual imagery (data with a grid pattern)</w:t>
      </w:r>
      <w:r w:rsidR="006B2DE1" w:rsidRPr="00AD0764">
        <w:rPr>
          <w:rFonts w:ascii="Arial" w:eastAsia="Times New Roman" w:hAnsi="Arial" w:cs="Arial"/>
          <w:color w:val="000000" w:themeColor="text1"/>
          <w:kern w:val="0"/>
        </w:rPr>
        <w:t>.</w:t>
      </w:r>
      <w:r w:rsidRPr="00AD0764">
        <w:rPr>
          <w:rFonts w:ascii="Arial" w:eastAsia="Times New Roman" w:hAnsi="Arial" w:cs="Arial"/>
          <w:color w:val="000000" w:themeColor="text1"/>
          <w:kern w:val="0"/>
        </w:rPr>
        <w:t xml:space="preserve"> </w:t>
      </w:r>
      <w:r w:rsidR="006B2DE1" w:rsidRPr="00AD0764">
        <w:rPr>
          <w:rFonts w:ascii="Arial" w:eastAsia="Times New Roman" w:hAnsi="Arial" w:cs="Arial"/>
          <w:color w:val="000000" w:themeColor="text1"/>
          <w:kern w:val="0"/>
        </w:rPr>
        <w:t>CNN is</w:t>
      </w:r>
      <w:r w:rsidRPr="00AD0764">
        <w:rPr>
          <w:rFonts w:ascii="Arial" w:eastAsia="Times New Roman" w:hAnsi="Arial" w:cs="Arial"/>
          <w:color w:val="000000" w:themeColor="text1"/>
          <w:kern w:val="0"/>
        </w:rPr>
        <w:t xml:space="preserve"> designed to learn spatial hierarchies of features</w:t>
      </w:r>
      <w:r w:rsidR="006B2DE1" w:rsidRPr="00AD0764">
        <w:rPr>
          <w:rFonts w:ascii="Arial" w:eastAsia="Times New Roman" w:hAnsi="Arial" w:cs="Arial"/>
          <w:color w:val="000000" w:themeColor="text1"/>
          <w:kern w:val="0"/>
        </w:rPr>
        <w:t xml:space="preserve"> automatically and adaptively</w:t>
      </w:r>
      <w:r w:rsidRPr="00AD0764">
        <w:rPr>
          <w:rFonts w:ascii="Arial" w:eastAsia="Times New Roman" w:hAnsi="Arial" w:cs="Arial"/>
          <w:color w:val="000000" w:themeColor="text1"/>
          <w:kern w:val="0"/>
        </w:rPr>
        <w:t xml:space="preserve">. </w:t>
      </w:r>
      <w:r w:rsidR="006B2DE1" w:rsidRPr="00AD0764">
        <w:rPr>
          <w:rFonts w:ascii="Arial" w:eastAsia="Times New Roman" w:hAnsi="Arial" w:cs="Arial"/>
          <w:color w:val="000000" w:themeColor="text1"/>
          <w:kern w:val="0"/>
        </w:rPr>
        <w:t xml:space="preserve">The architecture of </w:t>
      </w:r>
      <w:r w:rsidRPr="00AD0764">
        <w:rPr>
          <w:rFonts w:ascii="Arial" w:eastAsia="Times New Roman" w:hAnsi="Arial" w:cs="Arial"/>
          <w:color w:val="000000" w:themeColor="text1"/>
          <w:kern w:val="0"/>
        </w:rPr>
        <w:t xml:space="preserve">CNN is </w:t>
      </w:r>
      <w:r w:rsidR="006B2DE1" w:rsidRPr="00AD0764">
        <w:rPr>
          <w:rFonts w:ascii="Arial" w:eastAsia="Times New Roman" w:hAnsi="Arial" w:cs="Arial"/>
          <w:color w:val="000000" w:themeColor="text1"/>
          <w:kern w:val="0"/>
        </w:rPr>
        <w:t xml:space="preserve">similar but not the same </w:t>
      </w:r>
      <w:r w:rsidR="003F7B83" w:rsidRPr="00AD0764">
        <w:rPr>
          <w:rFonts w:ascii="Arial" w:eastAsia="Times New Roman" w:hAnsi="Arial" w:cs="Arial"/>
          <w:color w:val="000000" w:themeColor="text1"/>
          <w:kern w:val="0"/>
        </w:rPr>
        <w:t>as</w:t>
      </w:r>
      <w:r w:rsidR="006B2DE1" w:rsidRPr="00AD0764">
        <w:rPr>
          <w:rFonts w:ascii="Arial" w:eastAsia="Times New Roman" w:hAnsi="Arial" w:cs="Arial"/>
          <w:color w:val="000000" w:themeColor="text1"/>
          <w:kern w:val="0"/>
        </w:rPr>
        <w:t xml:space="preserve"> MLP</w:t>
      </w:r>
      <w:ins w:id="11" w:author="admin" w:date="2021-05-07T18:18:00Z">
        <w:r w:rsidR="003554AD">
          <w:rPr>
            <w:rFonts w:ascii="Arial" w:eastAsia="DengXian" w:hAnsi="Arial" w:cs="Arial" w:hint="eastAsia"/>
            <w:color w:val="000000" w:themeColor="text1"/>
            <w:kern w:val="0"/>
            <w:lang w:eastAsia="zh-CN"/>
          </w:rPr>
          <w:t>.</w:t>
        </w:r>
      </w:ins>
      <w:r w:rsidR="006B2DE1" w:rsidRPr="00AD0764">
        <w:rPr>
          <w:rFonts w:ascii="Arial" w:eastAsia="Times New Roman" w:hAnsi="Arial" w:cs="Arial"/>
          <w:color w:val="000000" w:themeColor="text1"/>
          <w:kern w:val="0"/>
        </w:rPr>
        <w:t xml:space="preserve"> </w:t>
      </w:r>
      <w:del w:id="12" w:author="admin" w:date="2021-05-07T18:18:00Z">
        <w:r w:rsidR="006B2DE1" w:rsidRPr="00AD0764" w:rsidDel="003554AD">
          <w:rPr>
            <w:rFonts w:ascii="Arial" w:eastAsia="Times New Roman" w:hAnsi="Arial" w:cs="Arial"/>
            <w:color w:val="000000" w:themeColor="text1"/>
            <w:kern w:val="0"/>
          </w:rPr>
          <w:delText xml:space="preserve">which </w:delText>
        </w:r>
      </w:del>
      <w:ins w:id="13" w:author="admin" w:date="2021-05-07T18:18:00Z">
        <w:r w:rsidR="003554AD">
          <w:rPr>
            <w:rFonts w:ascii="Arial" w:eastAsia="DengXian" w:hAnsi="Arial" w:cs="Arial" w:hint="eastAsia"/>
            <w:color w:val="000000" w:themeColor="text1"/>
            <w:kern w:val="0"/>
            <w:lang w:eastAsia="zh-CN"/>
          </w:rPr>
          <w:t>It</w:t>
        </w:r>
        <w:r w:rsidR="003554AD" w:rsidRPr="00AD0764">
          <w:rPr>
            <w:rFonts w:ascii="Arial" w:eastAsia="Times New Roman" w:hAnsi="Arial" w:cs="Arial"/>
            <w:color w:val="000000" w:themeColor="text1"/>
            <w:kern w:val="0"/>
          </w:rPr>
          <w:t xml:space="preserve"> </w:t>
        </w:r>
      </w:ins>
      <w:r w:rsidR="003F7B83" w:rsidRPr="00AD0764">
        <w:rPr>
          <w:rFonts w:ascii="Arial" w:eastAsia="Times New Roman" w:hAnsi="Arial" w:cs="Arial"/>
          <w:color w:val="000000" w:themeColor="text1"/>
          <w:kern w:val="0"/>
        </w:rPr>
        <w:t>consists</w:t>
      </w:r>
      <w:r w:rsidR="006B2DE1" w:rsidRPr="00AD0764">
        <w:rPr>
          <w:rFonts w:ascii="Arial" w:eastAsia="Times New Roman" w:hAnsi="Arial" w:cs="Arial"/>
          <w:color w:val="000000" w:themeColor="text1"/>
          <w:kern w:val="0"/>
        </w:rPr>
        <w:t xml:space="preserve"> of three layers:</w:t>
      </w:r>
      <w:r w:rsidRPr="00AD0764">
        <w:rPr>
          <w:rFonts w:ascii="Arial" w:eastAsia="Times New Roman" w:hAnsi="Arial" w:cs="Arial"/>
          <w:color w:val="000000" w:themeColor="text1"/>
          <w:kern w:val="0"/>
        </w:rPr>
        <w:t xml:space="preserve"> convolution, pooling, and fully connected layers. The convolution and pooling layers</w:t>
      </w:r>
      <w:r w:rsidR="006B2DE1" w:rsidRPr="00AD0764">
        <w:rPr>
          <w:rFonts w:ascii="Arial" w:eastAsia="Times New Roman" w:hAnsi="Arial" w:cs="Arial"/>
          <w:color w:val="000000" w:themeColor="text1"/>
          <w:kern w:val="0"/>
        </w:rPr>
        <w:t xml:space="preserve"> </w:t>
      </w:r>
      <w:r w:rsidRPr="00AD0764">
        <w:rPr>
          <w:rFonts w:ascii="Arial" w:eastAsia="Times New Roman" w:hAnsi="Arial" w:cs="Arial"/>
          <w:color w:val="000000" w:themeColor="text1"/>
          <w:kern w:val="0"/>
        </w:rPr>
        <w:t>perform feature extraction</w:t>
      </w:r>
      <w:r w:rsidR="006B2DE1" w:rsidRPr="00AD0764">
        <w:rPr>
          <w:rFonts w:ascii="Arial" w:eastAsia="Times New Roman" w:hAnsi="Arial" w:cs="Arial"/>
          <w:color w:val="000000" w:themeColor="text1"/>
          <w:kern w:val="0"/>
        </w:rPr>
        <w:t>, while the</w:t>
      </w:r>
      <w:r w:rsidRPr="00AD0764">
        <w:rPr>
          <w:rFonts w:ascii="Arial" w:eastAsia="Times New Roman" w:hAnsi="Arial" w:cs="Arial"/>
          <w:color w:val="000000" w:themeColor="text1"/>
          <w:kern w:val="0"/>
        </w:rPr>
        <w:t xml:space="preserve"> fully connected layer</w:t>
      </w:r>
      <w:r w:rsidR="006B2DE1" w:rsidRPr="00AD0764">
        <w:rPr>
          <w:rFonts w:ascii="Arial" w:eastAsia="Times New Roman" w:hAnsi="Arial" w:cs="Arial"/>
          <w:color w:val="000000" w:themeColor="text1"/>
          <w:kern w:val="0"/>
        </w:rPr>
        <w:t xml:space="preserve"> </w:t>
      </w:r>
      <w:r w:rsidR="003F7B83" w:rsidRPr="00AD0764">
        <w:rPr>
          <w:rFonts w:ascii="Arial" w:eastAsia="Times New Roman" w:hAnsi="Arial" w:cs="Arial"/>
          <w:color w:val="000000" w:themeColor="text1"/>
          <w:kern w:val="0"/>
        </w:rPr>
        <w:t>converts</w:t>
      </w:r>
      <w:r w:rsidRPr="00AD0764">
        <w:rPr>
          <w:rFonts w:ascii="Arial" w:eastAsia="Times New Roman" w:hAnsi="Arial" w:cs="Arial"/>
          <w:color w:val="000000" w:themeColor="text1"/>
          <w:kern w:val="0"/>
        </w:rPr>
        <w:t xml:space="preserve"> the extracted features</w:t>
      </w:r>
      <w:r w:rsidR="006B2DE1" w:rsidRPr="00AD0764">
        <w:rPr>
          <w:rFonts w:ascii="Arial" w:eastAsia="Times New Roman" w:hAnsi="Arial" w:cs="Arial"/>
          <w:color w:val="000000" w:themeColor="text1"/>
          <w:kern w:val="0"/>
        </w:rPr>
        <w:t xml:space="preserve"> </w:t>
      </w:r>
      <w:r w:rsidRPr="00AD0764">
        <w:rPr>
          <w:rFonts w:ascii="Arial" w:eastAsia="Times New Roman" w:hAnsi="Arial" w:cs="Arial"/>
          <w:color w:val="000000" w:themeColor="text1"/>
          <w:kern w:val="0"/>
        </w:rPr>
        <w:t>into output.</w:t>
      </w:r>
    </w:p>
    <w:p w14:paraId="7EAC255C" w14:textId="4E28F1FA" w:rsidR="003D33B4" w:rsidRPr="00394432" w:rsidRDefault="00241B15" w:rsidP="005B2BAF">
      <w:pPr>
        <w:widowControl/>
        <w:spacing w:line="360" w:lineRule="auto"/>
        <w:rPr>
          <w:rFonts w:ascii="Arial" w:eastAsia="Times New Roman" w:hAnsi="Arial" w:cs="Arial"/>
          <w:b/>
          <w:bCs/>
          <w:i/>
          <w:iCs/>
          <w:color w:val="000000" w:themeColor="text1"/>
          <w:kern w:val="0"/>
        </w:rPr>
      </w:pPr>
      <w:r>
        <w:rPr>
          <w:rFonts w:ascii="Arial" w:eastAsia="Times New Roman" w:hAnsi="Arial" w:cs="Arial"/>
          <w:b/>
          <w:bCs/>
          <w:i/>
          <w:iCs/>
          <w:color w:val="000000" w:themeColor="text1"/>
          <w:kern w:val="0"/>
        </w:rPr>
        <w:t xml:space="preserve">3.3.1 </w:t>
      </w:r>
      <w:r w:rsidR="003D33B4" w:rsidRPr="00394432">
        <w:rPr>
          <w:rFonts w:ascii="Arial" w:eastAsia="Times New Roman" w:hAnsi="Arial" w:cs="Arial"/>
          <w:b/>
          <w:bCs/>
          <w:i/>
          <w:iCs/>
          <w:color w:val="000000" w:themeColor="text1"/>
          <w:kern w:val="0"/>
        </w:rPr>
        <w:t>Convolutional Layer</w:t>
      </w:r>
    </w:p>
    <w:p w14:paraId="2D223023" w14:textId="77777777" w:rsidR="003D33B4" w:rsidRPr="00AD0764" w:rsidRDefault="003D33B4" w:rsidP="005B2BAF">
      <w:pPr>
        <w:widowControl/>
        <w:ind w:firstLine="480"/>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The convolutional layer is the core of a CNN, and most of </w:t>
      </w:r>
      <w:r w:rsidR="00C3372D" w:rsidRPr="00AD0764">
        <w:rPr>
          <w:rFonts w:ascii="Arial" w:eastAsia="Times New Roman" w:hAnsi="Arial" w:cs="Arial"/>
          <w:color w:val="000000" w:themeColor="text1"/>
          <w:kern w:val="0"/>
        </w:rPr>
        <w:t xml:space="preserve">the </w:t>
      </w:r>
      <w:r w:rsidRPr="00AD0764">
        <w:rPr>
          <w:rFonts w:ascii="Arial" w:eastAsia="Times New Roman" w:hAnsi="Arial" w:cs="Arial"/>
          <w:color w:val="000000" w:themeColor="text1"/>
          <w:kern w:val="0"/>
        </w:rPr>
        <w:t xml:space="preserve">computation occurs in this layer. It consists of a few components: input data, filter, and feature map. </w:t>
      </w:r>
      <w:r w:rsidR="00C3372D" w:rsidRPr="00AD0764">
        <w:rPr>
          <w:rFonts w:ascii="Arial" w:eastAsia="Times New Roman" w:hAnsi="Arial" w:cs="Arial"/>
          <w:color w:val="000000" w:themeColor="text1"/>
          <w:kern w:val="0"/>
        </w:rPr>
        <w:t xml:space="preserve">In the convolution process, filters are </w:t>
      </w:r>
      <w:r w:rsidRPr="00AD0764">
        <w:rPr>
          <w:rFonts w:ascii="Arial" w:eastAsia="Times New Roman" w:hAnsi="Arial" w:cs="Arial"/>
          <w:color w:val="000000" w:themeColor="text1"/>
          <w:kern w:val="0"/>
        </w:rPr>
        <w:t>a feature detector, which move</w:t>
      </w:r>
      <w:r w:rsidR="00C3372D" w:rsidRPr="00AD0764">
        <w:rPr>
          <w:rFonts w:ascii="Arial" w:eastAsia="Times New Roman" w:hAnsi="Arial" w:cs="Arial"/>
          <w:color w:val="000000" w:themeColor="text1"/>
          <w:kern w:val="0"/>
        </w:rPr>
        <w:t>s</w:t>
      </w:r>
      <w:r w:rsidRPr="00AD0764">
        <w:rPr>
          <w:rFonts w:ascii="Arial" w:eastAsia="Times New Roman" w:hAnsi="Arial" w:cs="Arial"/>
          <w:color w:val="000000" w:themeColor="text1"/>
          <w:kern w:val="0"/>
        </w:rPr>
        <w:t xml:space="preserve"> across the receptive fields of the image</w:t>
      </w:r>
      <w:r w:rsidR="00C3372D" w:rsidRPr="00AD0764">
        <w:rPr>
          <w:rFonts w:ascii="Arial" w:eastAsia="Times New Roman" w:hAnsi="Arial" w:cs="Arial"/>
          <w:color w:val="000000" w:themeColor="text1"/>
          <w:kern w:val="0"/>
        </w:rPr>
        <w:t xml:space="preserve"> to</w:t>
      </w:r>
      <w:r w:rsidRPr="00AD0764">
        <w:rPr>
          <w:rFonts w:ascii="Arial" w:eastAsia="Times New Roman" w:hAnsi="Arial" w:cs="Arial"/>
          <w:color w:val="000000" w:themeColor="text1"/>
          <w:kern w:val="0"/>
        </w:rPr>
        <w:t xml:space="preserve"> check if the feature is present.</w:t>
      </w:r>
      <w:r w:rsidR="00C3372D" w:rsidRPr="00AD0764">
        <w:rPr>
          <w:rFonts w:ascii="Arial" w:eastAsia="Times New Roman" w:hAnsi="Arial" w:cs="Arial"/>
          <w:color w:val="000000" w:themeColor="text1"/>
          <w:kern w:val="0"/>
        </w:rPr>
        <w:t xml:space="preserve"> T</w:t>
      </w:r>
      <w:r w:rsidRPr="00AD0764">
        <w:rPr>
          <w:rFonts w:ascii="Arial" w:eastAsia="Times New Roman" w:hAnsi="Arial" w:cs="Arial"/>
          <w:color w:val="000000" w:themeColor="text1"/>
          <w:kern w:val="0"/>
        </w:rPr>
        <w:t>he filter is typically a 3x3 matrix</w:t>
      </w:r>
      <w:r w:rsidR="00C3372D" w:rsidRPr="00AD0764">
        <w:rPr>
          <w:rFonts w:ascii="Arial" w:eastAsia="Times New Roman" w:hAnsi="Arial" w:cs="Arial"/>
          <w:color w:val="000000" w:themeColor="text1"/>
          <w:kern w:val="0"/>
        </w:rPr>
        <w:t xml:space="preserve"> that equivalent to</w:t>
      </w:r>
      <w:r w:rsidRPr="00AD0764">
        <w:rPr>
          <w:rFonts w:ascii="Arial" w:eastAsia="Times New Roman" w:hAnsi="Arial" w:cs="Arial"/>
          <w:color w:val="000000" w:themeColor="text1"/>
          <w:kern w:val="0"/>
        </w:rPr>
        <w:t xml:space="preserve"> the size of the receptive field. The filter is then applied to the image, and a dot product between the input pixels and the filter</w:t>
      </w:r>
      <w:r w:rsidR="00C3372D" w:rsidRPr="00AD0764">
        <w:rPr>
          <w:rFonts w:ascii="Arial" w:eastAsia="Times New Roman" w:hAnsi="Arial" w:cs="Arial"/>
          <w:color w:val="000000" w:themeColor="text1"/>
          <w:kern w:val="0"/>
        </w:rPr>
        <w:t xml:space="preserve"> is</w:t>
      </w:r>
      <w:r w:rsidRPr="00AD0764">
        <w:rPr>
          <w:rFonts w:ascii="Arial" w:eastAsia="Times New Roman" w:hAnsi="Arial" w:cs="Arial"/>
          <w:color w:val="000000" w:themeColor="text1"/>
          <w:kern w:val="0"/>
        </w:rPr>
        <w:t xml:space="preserve"> </w:t>
      </w:r>
      <w:r w:rsidR="00C3372D" w:rsidRPr="00AD0764">
        <w:rPr>
          <w:rFonts w:ascii="Arial" w:eastAsia="Times New Roman" w:hAnsi="Arial" w:cs="Arial"/>
          <w:color w:val="000000" w:themeColor="text1"/>
          <w:kern w:val="0"/>
        </w:rPr>
        <w:t>calculated and projected</w:t>
      </w:r>
      <w:r w:rsidRPr="00AD0764">
        <w:rPr>
          <w:rFonts w:ascii="Arial" w:eastAsia="Times New Roman" w:hAnsi="Arial" w:cs="Arial"/>
          <w:color w:val="000000" w:themeColor="text1"/>
          <w:kern w:val="0"/>
        </w:rPr>
        <w:t xml:space="preserve"> </w:t>
      </w:r>
      <w:r w:rsidR="00C3372D" w:rsidRPr="00AD0764">
        <w:rPr>
          <w:rFonts w:ascii="Arial" w:eastAsia="Times New Roman" w:hAnsi="Arial" w:cs="Arial"/>
          <w:color w:val="000000" w:themeColor="text1"/>
          <w:kern w:val="0"/>
        </w:rPr>
        <w:t>i</w:t>
      </w:r>
      <w:r w:rsidRPr="00AD0764">
        <w:rPr>
          <w:rFonts w:ascii="Arial" w:eastAsia="Times New Roman" w:hAnsi="Arial" w:cs="Arial"/>
          <w:color w:val="000000" w:themeColor="text1"/>
          <w:kern w:val="0"/>
        </w:rPr>
        <w:t xml:space="preserve">nto an output array. </w:t>
      </w:r>
      <w:r w:rsidR="00C3372D" w:rsidRPr="00AD0764">
        <w:rPr>
          <w:rFonts w:ascii="Arial" w:eastAsia="Times New Roman" w:hAnsi="Arial" w:cs="Arial"/>
          <w:color w:val="000000" w:themeColor="text1"/>
          <w:kern w:val="0"/>
        </w:rPr>
        <w:t>After that,</w:t>
      </w:r>
      <w:r w:rsidRPr="00AD0764">
        <w:rPr>
          <w:rFonts w:ascii="Arial" w:eastAsia="Times New Roman" w:hAnsi="Arial" w:cs="Arial"/>
          <w:color w:val="000000" w:themeColor="text1"/>
          <w:kern w:val="0"/>
        </w:rPr>
        <w:t xml:space="preserve"> the filter shifts by a stride, repeating the </w:t>
      </w:r>
      <w:r w:rsidR="00C3372D" w:rsidRPr="00AD0764">
        <w:rPr>
          <w:rFonts w:ascii="Arial" w:eastAsia="Times New Roman" w:hAnsi="Arial" w:cs="Arial"/>
          <w:color w:val="000000" w:themeColor="text1"/>
          <w:kern w:val="0"/>
        </w:rPr>
        <w:t xml:space="preserve">previous </w:t>
      </w:r>
      <w:r w:rsidRPr="00AD0764">
        <w:rPr>
          <w:rFonts w:ascii="Arial" w:eastAsia="Times New Roman" w:hAnsi="Arial" w:cs="Arial"/>
          <w:color w:val="000000" w:themeColor="text1"/>
          <w:kern w:val="0"/>
        </w:rPr>
        <w:t xml:space="preserve">process until the </w:t>
      </w:r>
      <w:r w:rsidR="00C3372D" w:rsidRPr="00AD0764">
        <w:rPr>
          <w:rFonts w:ascii="Arial" w:eastAsia="Times New Roman" w:hAnsi="Arial" w:cs="Arial"/>
          <w:color w:val="000000" w:themeColor="text1"/>
          <w:kern w:val="0"/>
        </w:rPr>
        <w:t>filter</w:t>
      </w:r>
      <w:r w:rsidRPr="00AD0764">
        <w:rPr>
          <w:rFonts w:ascii="Arial" w:eastAsia="Times New Roman" w:hAnsi="Arial" w:cs="Arial"/>
          <w:color w:val="000000" w:themeColor="text1"/>
          <w:kern w:val="0"/>
        </w:rPr>
        <w:t xml:space="preserve"> has </w:t>
      </w:r>
      <w:r w:rsidR="00C3372D" w:rsidRPr="00AD0764">
        <w:rPr>
          <w:rFonts w:ascii="Arial" w:eastAsia="Times New Roman" w:hAnsi="Arial" w:cs="Arial"/>
          <w:color w:val="000000" w:themeColor="text1"/>
          <w:kern w:val="0"/>
        </w:rPr>
        <w:lastRenderedPageBreak/>
        <w:t>reached every pixel in</w:t>
      </w:r>
      <w:r w:rsidRPr="00AD0764">
        <w:rPr>
          <w:rFonts w:ascii="Arial" w:eastAsia="Times New Roman" w:hAnsi="Arial" w:cs="Arial"/>
          <w:color w:val="000000" w:themeColor="text1"/>
          <w:kern w:val="0"/>
        </w:rPr>
        <w:t xml:space="preserve"> the entire image. The </w:t>
      </w:r>
      <w:r w:rsidR="003D51A9" w:rsidRPr="00AD0764">
        <w:rPr>
          <w:rFonts w:ascii="Arial" w:eastAsia="Times New Roman" w:hAnsi="Arial" w:cs="Arial"/>
          <w:color w:val="000000" w:themeColor="text1"/>
          <w:kern w:val="0"/>
        </w:rPr>
        <w:t>so-called</w:t>
      </w:r>
      <w:r w:rsidR="00C3372D" w:rsidRPr="00AD0764">
        <w:rPr>
          <w:rFonts w:ascii="Arial" w:eastAsia="Times New Roman" w:hAnsi="Arial" w:cs="Arial"/>
          <w:color w:val="000000" w:themeColor="text1"/>
          <w:kern w:val="0"/>
        </w:rPr>
        <w:t xml:space="preserve"> </w:t>
      </w:r>
      <w:r w:rsidRPr="00AD0764">
        <w:rPr>
          <w:rFonts w:ascii="Arial" w:eastAsia="Times New Roman" w:hAnsi="Arial" w:cs="Arial"/>
          <w:color w:val="000000" w:themeColor="text1"/>
          <w:kern w:val="0"/>
        </w:rPr>
        <w:t>feature map</w:t>
      </w:r>
      <w:r w:rsidR="00C3372D" w:rsidRPr="00AD0764">
        <w:rPr>
          <w:rFonts w:ascii="Arial" w:eastAsia="Times New Roman" w:hAnsi="Arial" w:cs="Arial"/>
          <w:color w:val="000000" w:themeColor="text1"/>
          <w:kern w:val="0"/>
        </w:rPr>
        <w:t xml:space="preserve"> is </w:t>
      </w:r>
      <w:r w:rsidR="003D51A9" w:rsidRPr="00AD0764">
        <w:rPr>
          <w:rFonts w:ascii="Arial" w:eastAsia="Times New Roman" w:hAnsi="Arial" w:cs="Arial"/>
          <w:color w:val="000000" w:themeColor="text1"/>
          <w:kern w:val="0"/>
        </w:rPr>
        <w:t>a</w:t>
      </w:r>
      <w:r w:rsidR="00C3372D" w:rsidRPr="00AD0764">
        <w:rPr>
          <w:rFonts w:ascii="Arial" w:eastAsia="Times New Roman" w:hAnsi="Arial" w:cs="Arial"/>
          <w:color w:val="000000" w:themeColor="text1"/>
          <w:kern w:val="0"/>
        </w:rPr>
        <w:t xml:space="preserve"> matrix with all the calculated dot </w:t>
      </w:r>
      <w:r w:rsidR="003D51A9" w:rsidRPr="00AD0764">
        <w:rPr>
          <w:rFonts w:ascii="Arial" w:eastAsia="Times New Roman" w:hAnsi="Arial" w:cs="Arial"/>
          <w:color w:val="000000" w:themeColor="text1"/>
          <w:kern w:val="0"/>
        </w:rPr>
        <w:t>products</w:t>
      </w:r>
      <w:r w:rsidR="00C3372D" w:rsidRPr="00AD0764">
        <w:rPr>
          <w:rFonts w:ascii="Arial" w:eastAsia="Times New Roman" w:hAnsi="Arial" w:cs="Arial"/>
          <w:color w:val="000000" w:themeColor="text1"/>
          <w:kern w:val="0"/>
        </w:rPr>
        <w:t>, also known as weight</w:t>
      </w:r>
      <w:r w:rsidRPr="00AD0764">
        <w:rPr>
          <w:rFonts w:ascii="Arial" w:eastAsia="Times New Roman" w:hAnsi="Arial" w:cs="Arial"/>
          <w:color w:val="000000" w:themeColor="text1"/>
          <w:kern w:val="0"/>
        </w:rPr>
        <w:t>.</w:t>
      </w:r>
    </w:p>
    <w:p w14:paraId="1EE4EEB6" w14:textId="3980112B" w:rsidR="00FC72AA" w:rsidRDefault="00C3372D" w:rsidP="00FC72AA">
      <w:pPr>
        <w:widowControl/>
        <w:ind w:firstLine="480"/>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There are three key parameters in </w:t>
      </w:r>
      <w:r w:rsidR="003D51A9" w:rsidRPr="00AD0764">
        <w:rPr>
          <w:rFonts w:ascii="Arial" w:eastAsia="Times New Roman" w:hAnsi="Arial" w:cs="Arial"/>
          <w:color w:val="000000" w:themeColor="text1"/>
          <w:kern w:val="0"/>
        </w:rPr>
        <w:t xml:space="preserve">a </w:t>
      </w:r>
      <w:r w:rsidRPr="00AD0764">
        <w:rPr>
          <w:rFonts w:ascii="Arial" w:eastAsia="Times New Roman" w:hAnsi="Arial" w:cs="Arial"/>
          <w:color w:val="000000" w:themeColor="text1"/>
          <w:kern w:val="0"/>
        </w:rPr>
        <w:t xml:space="preserve">convolutional layer, which are: </w:t>
      </w:r>
      <w:r w:rsidR="003D51A9" w:rsidRPr="00AD0764">
        <w:rPr>
          <w:rFonts w:ascii="Arial" w:eastAsia="Times New Roman" w:hAnsi="Arial" w:cs="Arial"/>
          <w:color w:val="000000" w:themeColor="text1"/>
          <w:kern w:val="0"/>
        </w:rPr>
        <w:t>filters, stride size, and padding, that will affect the output volume size. 1</w:t>
      </w:r>
      <w:r w:rsidR="00F75664" w:rsidRPr="00AD0764">
        <w:rPr>
          <w:rFonts w:ascii="Arial" w:eastAsia="Times New Roman" w:hAnsi="Arial" w:cs="Arial"/>
          <w:color w:val="000000" w:themeColor="text1"/>
          <w:kern w:val="0"/>
        </w:rPr>
        <w:t xml:space="preserve">) </w:t>
      </w:r>
      <w:r w:rsidR="003D51A9" w:rsidRPr="00AD0764">
        <w:rPr>
          <w:rFonts w:ascii="Arial" w:eastAsia="Times New Roman" w:hAnsi="Arial" w:cs="Arial"/>
          <w:i/>
          <w:iCs/>
          <w:color w:val="000000" w:themeColor="text1"/>
          <w:kern w:val="0"/>
        </w:rPr>
        <w:t>Filters</w:t>
      </w:r>
      <w:r w:rsidR="003D51A9" w:rsidRPr="00AD0764">
        <w:rPr>
          <w:rFonts w:ascii="Arial" w:eastAsia="Times New Roman" w:hAnsi="Arial" w:cs="Arial"/>
          <w:color w:val="000000" w:themeColor="text1"/>
          <w:kern w:val="0"/>
        </w:rPr>
        <w:t xml:space="preserve"> are simply a 3x3 matrix, but the type and number of filters applied to the input image determine the features and the depth of the output. 2</w:t>
      </w:r>
      <w:r w:rsidR="00F75664" w:rsidRPr="00AD0764">
        <w:rPr>
          <w:rFonts w:ascii="Arial" w:eastAsia="Times New Roman" w:hAnsi="Arial" w:cs="Arial"/>
          <w:color w:val="000000" w:themeColor="text1"/>
          <w:kern w:val="0"/>
        </w:rPr>
        <w:t xml:space="preserve">) </w:t>
      </w:r>
      <w:r w:rsidR="003D51A9" w:rsidRPr="00AD0764">
        <w:rPr>
          <w:rFonts w:ascii="Arial" w:eastAsia="Times New Roman" w:hAnsi="Arial" w:cs="Arial"/>
          <w:i/>
          <w:iCs/>
          <w:color w:val="000000" w:themeColor="text1"/>
          <w:kern w:val="0"/>
        </w:rPr>
        <w:t>Stride size</w:t>
      </w:r>
      <w:r w:rsidR="003D51A9" w:rsidRPr="00AD0764">
        <w:rPr>
          <w:rFonts w:ascii="Arial" w:eastAsia="Times New Roman" w:hAnsi="Arial" w:cs="Arial"/>
          <w:color w:val="000000" w:themeColor="text1"/>
          <w:kern w:val="0"/>
        </w:rPr>
        <w:t xml:space="preserve"> is the distance or number of pixels for the filters to move on the input after every calculation. 3</w:t>
      </w:r>
      <w:r w:rsidR="00F75664" w:rsidRPr="00AD0764">
        <w:rPr>
          <w:rFonts w:ascii="Arial" w:eastAsia="Times New Roman" w:hAnsi="Arial" w:cs="Arial"/>
          <w:color w:val="000000" w:themeColor="text1"/>
          <w:kern w:val="0"/>
        </w:rPr>
        <w:t>)</w:t>
      </w:r>
      <w:r w:rsidR="003D51A9" w:rsidRPr="00AD0764">
        <w:rPr>
          <w:rFonts w:ascii="Arial" w:eastAsia="Times New Roman" w:hAnsi="Arial" w:cs="Arial"/>
          <w:color w:val="000000" w:themeColor="text1"/>
          <w:kern w:val="0"/>
        </w:rPr>
        <w:t xml:space="preserve"> </w:t>
      </w:r>
      <w:r w:rsidR="003D51A9" w:rsidRPr="00AD0764">
        <w:rPr>
          <w:rFonts w:ascii="Arial" w:eastAsia="Times New Roman" w:hAnsi="Arial" w:cs="Arial"/>
          <w:i/>
          <w:iCs/>
          <w:color w:val="000000" w:themeColor="text1"/>
          <w:kern w:val="0"/>
        </w:rPr>
        <w:t>Padding</w:t>
      </w:r>
      <w:r w:rsidR="003D51A9" w:rsidRPr="00AD0764">
        <w:rPr>
          <w:rFonts w:ascii="Arial" w:eastAsia="Times New Roman" w:hAnsi="Arial" w:cs="Arial"/>
          <w:color w:val="000000" w:themeColor="text1"/>
          <w:kern w:val="0"/>
        </w:rPr>
        <w:t xml:space="preserve"> is to add more dummy cells</w:t>
      </w:r>
      <w:r w:rsidR="00FC72AA">
        <w:rPr>
          <w:rFonts w:ascii="Arial" w:eastAsia="Times New Roman" w:hAnsi="Arial" w:cs="Arial"/>
          <w:color w:val="000000" w:themeColor="text1"/>
          <w:kern w:val="0"/>
        </w:rPr>
        <w:t xml:space="preserve"> </w:t>
      </w:r>
      <w:r w:rsidR="003D51A9" w:rsidRPr="00AD0764">
        <w:rPr>
          <w:rFonts w:ascii="Arial" w:eastAsia="Times New Roman" w:hAnsi="Arial" w:cs="Arial"/>
          <w:color w:val="000000" w:themeColor="text1"/>
          <w:kern w:val="0"/>
        </w:rPr>
        <w:t>(0 in value</w:t>
      </w:r>
      <w:ins w:id="14" w:author="admin" w:date="2021-05-07T18:19:00Z">
        <w:r w:rsidR="003554AD">
          <w:rPr>
            <w:rFonts w:ascii="Arial" w:eastAsia="DengXian" w:hAnsi="Arial" w:cs="Arial" w:hint="eastAsia"/>
            <w:color w:val="000000" w:themeColor="text1"/>
            <w:kern w:val="0"/>
            <w:lang w:eastAsia="zh-CN"/>
          </w:rPr>
          <w:t xml:space="preserve"> to avoid noise problem</w:t>
        </w:r>
      </w:ins>
      <w:r w:rsidR="003D51A9" w:rsidRPr="00AD0764">
        <w:rPr>
          <w:rFonts w:ascii="Arial" w:eastAsia="Times New Roman" w:hAnsi="Arial" w:cs="Arial"/>
          <w:color w:val="000000" w:themeColor="text1"/>
          <w:kern w:val="0"/>
        </w:rPr>
        <w:t>) to the input along the side which is to enable the CNN to get a larger output matrix size</w:t>
      </w:r>
      <w:ins w:id="15" w:author="admin" w:date="2021-05-07T18:19:00Z">
        <w:r w:rsidR="003554AD" w:rsidRPr="003554AD">
          <w:rPr>
            <w:rFonts w:ascii="Arial" w:eastAsia="DengXian" w:hAnsi="Arial" w:cs="Arial" w:hint="eastAsia"/>
            <w:color w:val="000000" w:themeColor="text1"/>
            <w:kern w:val="0"/>
            <w:lang w:eastAsia="zh-CN"/>
          </w:rPr>
          <w:t xml:space="preserve"> </w:t>
        </w:r>
        <w:r w:rsidR="003554AD">
          <w:rPr>
            <w:rFonts w:ascii="Arial" w:eastAsia="DengXian" w:hAnsi="Arial" w:cs="Arial" w:hint="eastAsia"/>
            <w:color w:val="000000" w:themeColor="text1"/>
            <w:kern w:val="0"/>
            <w:lang w:eastAsia="zh-CN"/>
          </w:rPr>
          <w:t>and enough information for edges</w:t>
        </w:r>
      </w:ins>
      <w:r w:rsidR="003D51A9" w:rsidRPr="00AD0764">
        <w:rPr>
          <w:rFonts w:ascii="Arial" w:eastAsia="Times New Roman" w:hAnsi="Arial" w:cs="Arial"/>
          <w:color w:val="000000" w:themeColor="text1"/>
          <w:kern w:val="0"/>
        </w:rPr>
        <w:t>.</w:t>
      </w:r>
    </w:p>
    <w:p w14:paraId="321F2AEB" w14:textId="77777777" w:rsidR="00754649" w:rsidRDefault="00754649" w:rsidP="00FC72AA">
      <w:pPr>
        <w:widowControl/>
        <w:ind w:firstLine="480"/>
        <w:rPr>
          <w:rFonts w:ascii="Arial" w:eastAsia="Times New Roman" w:hAnsi="Arial" w:cs="Arial"/>
          <w:color w:val="000000" w:themeColor="text1"/>
          <w:kern w:val="0"/>
        </w:rPr>
      </w:pPr>
    </w:p>
    <w:p w14:paraId="19DDABAE" w14:textId="63BAE6D7" w:rsidR="003D51A9" w:rsidRPr="00FC72AA" w:rsidRDefault="00241B15" w:rsidP="005B2BAF">
      <w:pPr>
        <w:widowControl/>
        <w:spacing w:line="360" w:lineRule="auto"/>
        <w:rPr>
          <w:rFonts w:ascii="Arial" w:eastAsia="Times New Roman" w:hAnsi="Arial" w:cs="Arial"/>
          <w:b/>
          <w:bCs/>
          <w:i/>
          <w:iCs/>
          <w:color w:val="000000" w:themeColor="text1"/>
          <w:kern w:val="0"/>
        </w:rPr>
      </w:pPr>
      <w:r>
        <w:rPr>
          <w:rFonts w:ascii="Arial" w:eastAsia="Times New Roman" w:hAnsi="Arial" w:cs="Arial"/>
          <w:b/>
          <w:bCs/>
          <w:i/>
          <w:iCs/>
          <w:color w:val="000000" w:themeColor="text1"/>
          <w:kern w:val="0"/>
        </w:rPr>
        <w:t xml:space="preserve">3.3.2 </w:t>
      </w:r>
      <w:r w:rsidR="003D51A9" w:rsidRPr="00FC72AA">
        <w:rPr>
          <w:rFonts w:ascii="Arial" w:eastAsia="Times New Roman" w:hAnsi="Arial" w:cs="Arial"/>
          <w:b/>
          <w:bCs/>
          <w:i/>
          <w:iCs/>
          <w:color w:val="000000" w:themeColor="text1"/>
          <w:kern w:val="0"/>
        </w:rPr>
        <w:t>Pooling Layer</w:t>
      </w:r>
    </w:p>
    <w:p w14:paraId="680FEE3A" w14:textId="3B35BD36" w:rsidR="005B2BAF" w:rsidRDefault="00F75664" w:rsidP="00754649">
      <w:pPr>
        <w:widowControl/>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The </w:t>
      </w:r>
      <w:r w:rsidR="003D51A9" w:rsidRPr="00AD0764">
        <w:rPr>
          <w:rFonts w:ascii="Arial" w:eastAsia="Times New Roman" w:hAnsi="Arial" w:cs="Arial"/>
          <w:color w:val="000000" w:themeColor="text1"/>
          <w:kern w:val="0"/>
        </w:rPr>
        <w:t>Pooling layers</w:t>
      </w:r>
      <w:r w:rsidRPr="00AD0764">
        <w:rPr>
          <w:rFonts w:ascii="Arial" w:eastAsia="Times New Roman" w:hAnsi="Arial" w:cs="Arial"/>
          <w:color w:val="000000" w:themeColor="text1"/>
          <w:kern w:val="0"/>
        </w:rPr>
        <w:t xml:space="preserve"> treat the output from the convolutional layer as input, and it is introduced to </w:t>
      </w:r>
      <w:r w:rsidR="003D51A9" w:rsidRPr="00AD0764">
        <w:rPr>
          <w:rFonts w:ascii="Arial" w:eastAsia="Times New Roman" w:hAnsi="Arial" w:cs="Arial"/>
          <w:color w:val="000000" w:themeColor="text1"/>
          <w:kern w:val="0"/>
        </w:rPr>
        <w:t>reduc</w:t>
      </w:r>
      <w:r w:rsidRPr="00AD0764">
        <w:rPr>
          <w:rFonts w:ascii="Arial" w:eastAsia="Times New Roman" w:hAnsi="Arial" w:cs="Arial"/>
          <w:color w:val="000000" w:themeColor="text1"/>
          <w:kern w:val="0"/>
        </w:rPr>
        <w:t>e</w:t>
      </w:r>
      <w:r w:rsidR="003D51A9" w:rsidRPr="00AD0764">
        <w:rPr>
          <w:rFonts w:ascii="Arial" w:eastAsia="Times New Roman" w:hAnsi="Arial" w:cs="Arial"/>
          <w:color w:val="000000" w:themeColor="text1"/>
          <w:kern w:val="0"/>
        </w:rPr>
        <w:t xml:space="preserve"> the number of parameters in the input. </w:t>
      </w:r>
      <w:ins w:id="16" w:author="admin" w:date="2021-05-07T18:19:00Z">
        <w:r w:rsidR="003554AD">
          <w:rPr>
            <w:rFonts w:ascii="Arial" w:eastAsia="Times New Roman" w:hAnsi="Arial" w:cs="Arial"/>
            <w:color w:val="000000" w:themeColor="text1"/>
            <w:kern w:val="0"/>
          </w:rPr>
          <w:t xml:space="preserve">Therefore, </w:t>
        </w:r>
        <w:r w:rsidR="003554AD" w:rsidRPr="001976B6">
          <w:rPr>
            <w:rFonts w:ascii="Arial" w:eastAsia="Times New Roman" w:hAnsi="Arial" w:cs="Arial"/>
            <w:color w:val="000000" w:themeColor="text1"/>
            <w:kern w:val="0"/>
          </w:rPr>
          <w:t xml:space="preserve">the amount of calculation will also decrease, </w:t>
        </w:r>
        <w:bookmarkStart w:id="17" w:name="OLE_LINK5"/>
        <w:bookmarkStart w:id="18" w:name="OLE_LINK6"/>
        <w:r w:rsidR="003554AD" w:rsidRPr="001976B6">
          <w:rPr>
            <w:rFonts w:ascii="Arial" w:eastAsia="Times New Roman" w:hAnsi="Arial" w:cs="Arial"/>
            <w:color w:val="000000" w:themeColor="text1"/>
            <w:kern w:val="0"/>
          </w:rPr>
          <w:t xml:space="preserve">which also </w:t>
        </w:r>
        <w:r w:rsidR="003554AD">
          <w:rPr>
            <w:rFonts w:ascii="Arial" w:eastAsia="DengXian" w:hAnsi="Arial" w:cs="Arial" w:hint="eastAsia"/>
            <w:color w:val="000000" w:themeColor="text1"/>
            <w:kern w:val="0"/>
            <w:lang w:eastAsia="zh-CN"/>
          </w:rPr>
          <w:t>reduces</w:t>
        </w:r>
        <w:r w:rsidR="003554AD" w:rsidRPr="001976B6">
          <w:rPr>
            <w:rFonts w:ascii="Arial" w:eastAsia="Times New Roman" w:hAnsi="Arial" w:cs="Arial"/>
            <w:color w:val="000000" w:themeColor="text1"/>
            <w:kern w:val="0"/>
          </w:rPr>
          <w:t xml:space="preserve"> the overfitting to a certain extent</w:t>
        </w:r>
        <w:r w:rsidR="003554AD">
          <w:rPr>
            <w:rFonts w:ascii="Arial" w:eastAsia="DengXian" w:hAnsi="Arial" w:cs="Arial" w:hint="eastAsia"/>
            <w:color w:val="000000" w:themeColor="text1"/>
            <w:kern w:val="0"/>
            <w:lang w:eastAsia="zh-CN"/>
          </w:rPr>
          <w:t xml:space="preserve">. </w:t>
        </w:r>
      </w:ins>
      <w:bookmarkEnd w:id="17"/>
      <w:bookmarkEnd w:id="18"/>
      <w:r w:rsidR="003D51A9" w:rsidRPr="00AD0764">
        <w:rPr>
          <w:rFonts w:ascii="Arial" w:eastAsia="Times New Roman" w:hAnsi="Arial" w:cs="Arial"/>
          <w:color w:val="000000" w:themeColor="text1"/>
          <w:kern w:val="0"/>
        </w:rPr>
        <w:t>There are two main types of pooling:</w:t>
      </w:r>
      <w:r w:rsidRPr="00AD0764">
        <w:rPr>
          <w:rFonts w:ascii="Arial" w:eastAsia="Times New Roman" w:hAnsi="Arial" w:cs="Arial"/>
          <w:color w:val="000000" w:themeColor="text1"/>
          <w:kern w:val="0"/>
        </w:rPr>
        <w:t xml:space="preserve"> 1) </w:t>
      </w:r>
      <w:r w:rsidR="003D51A9" w:rsidRPr="00AD0764">
        <w:rPr>
          <w:rFonts w:ascii="Arial" w:eastAsia="Times New Roman" w:hAnsi="Arial" w:cs="Arial"/>
          <w:color w:val="000000" w:themeColor="text1"/>
          <w:kern w:val="0"/>
        </w:rPr>
        <w:t xml:space="preserve">Max pooling: As the filter moves across the input, it selects the pixel with the maximum value </w:t>
      </w:r>
      <w:r w:rsidRPr="00AD0764">
        <w:rPr>
          <w:rFonts w:ascii="Arial" w:eastAsia="Times New Roman" w:hAnsi="Arial" w:cs="Arial"/>
          <w:color w:val="000000" w:themeColor="text1"/>
          <w:kern w:val="0"/>
        </w:rPr>
        <w:t xml:space="preserve">and </w:t>
      </w:r>
      <w:r w:rsidR="00AD0764">
        <w:rPr>
          <w:rFonts w:ascii="Arial" w:eastAsia="Times New Roman" w:hAnsi="Arial" w:cs="Arial"/>
          <w:color w:val="000000" w:themeColor="text1"/>
          <w:kern w:val="0"/>
        </w:rPr>
        <w:t>returns</w:t>
      </w:r>
      <w:r w:rsidRPr="00AD0764">
        <w:rPr>
          <w:rFonts w:ascii="Arial" w:eastAsia="Times New Roman" w:hAnsi="Arial" w:cs="Arial"/>
          <w:color w:val="000000" w:themeColor="text1"/>
          <w:kern w:val="0"/>
        </w:rPr>
        <w:t xml:space="preserve"> </w:t>
      </w:r>
      <w:r w:rsidR="00AD0764">
        <w:rPr>
          <w:rFonts w:ascii="Arial" w:eastAsia="Times New Roman" w:hAnsi="Arial" w:cs="Arial"/>
          <w:color w:val="000000" w:themeColor="text1"/>
          <w:kern w:val="0"/>
        </w:rPr>
        <w:t xml:space="preserve">it </w:t>
      </w:r>
      <w:r w:rsidRPr="00AD0764">
        <w:rPr>
          <w:rFonts w:ascii="Arial" w:eastAsia="Times New Roman" w:hAnsi="Arial" w:cs="Arial"/>
          <w:color w:val="000000" w:themeColor="text1"/>
          <w:kern w:val="0"/>
        </w:rPr>
        <w:t xml:space="preserve">as an output. 2) </w:t>
      </w:r>
      <w:r w:rsidR="003D51A9" w:rsidRPr="00AD0764">
        <w:rPr>
          <w:rFonts w:ascii="Arial" w:eastAsia="Times New Roman" w:hAnsi="Arial" w:cs="Arial"/>
          <w:color w:val="000000" w:themeColor="text1"/>
          <w:kern w:val="0"/>
        </w:rPr>
        <w:t xml:space="preserve">Average pooling: </w:t>
      </w:r>
      <w:r w:rsidRPr="00AD0764">
        <w:rPr>
          <w:rFonts w:ascii="Arial" w:eastAsia="Times New Roman" w:hAnsi="Arial" w:cs="Arial"/>
          <w:color w:val="000000" w:themeColor="text1"/>
          <w:kern w:val="0"/>
        </w:rPr>
        <w:t xml:space="preserve">As </w:t>
      </w:r>
      <w:r w:rsidR="003D51A9" w:rsidRPr="00AD0764">
        <w:rPr>
          <w:rFonts w:ascii="Arial" w:eastAsia="Times New Roman" w:hAnsi="Arial" w:cs="Arial"/>
          <w:color w:val="000000" w:themeColor="text1"/>
          <w:kern w:val="0"/>
        </w:rPr>
        <w:t xml:space="preserve">the filter moves across the input, it calculates the average value within the </w:t>
      </w:r>
      <w:r w:rsidRPr="00AD0764">
        <w:rPr>
          <w:rFonts w:ascii="Arial" w:eastAsia="Times New Roman" w:hAnsi="Arial" w:cs="Arial"/>
          <w:color w:val="000000" w:themeColor="text1"/>
          <w:kern w:val="0"/>
        </w:rPr>
        <w:t>moving window</w:t>
      </w:r>
      <w:r w:rsidR="003D51A9" w:rsidRPr="00AD0764">
        <w:rPr>
          <w:rFonts w:ascii="Arial" w:eastAsia="Times New Roman" w:hAnsi="Arial" w:cs="Arial"/>
          <w:color w:val="000000" w:themeColor="text1"/>
          <w:kern w:val="0"/>
        </w:rPr>
        <w:t xml:space="preserve"> </w:t>
      </w:r>
      <w:r w:rsidRPr="00AD0764">
        <w:rPr>
          <w:rFonts w:ascii="Arial" w:eastAsia="Times New Roman" w:hAnsi="Arial" w:cs="Arial"/>
          <w:color w:val="000000" w:themeColor="text1"/>
          <w:kern w:val="0"/>
        </w:rPr>
        <w:t xml:space="preserve">and </w:t>
      </w:r>
      <w:r w:rsidR="00AD0764">
        <w:rPr>
          <w:rFonts w:ascii="Arial" w:eastAsia="Times New Roman" w:hAnsi="Arial" w:cs="Arial"/>
          <w:color w:val="000000" w:themeColor="text1"/>
          <w:kern w:val="0"/>
        </w:rPr>
        <w:t>returns</w:t>
      </w:r>
      <w:r w:rsidRPr="00AD0764">
        <w:rPr>
          <w:rFonts w:ascii="Arial" w:eastAsia="Times New Roman" w:hAnsi="Arial" w:cs="Arial"/>
          <w:color w:val="000000" w:themeColor="text1"/>
          <w:kern w:val="0"/>
        </w:rPr>
        <w:t xml:space="preserve"> as an output</w:t>
      </w:r>
      <w:r w:rsidR="003D51A9" w:rsidRPr="00AD0764">
        <w:rPr>
          <w:rFonts w:ascii="Arial" w:eastAsia="Times New Roman" w:hAnsi="Arial" w:cs="Arial"/>
          <w:color w:val="000000" w:themeColor="text1"/>
          <w:kern w:val="0"/>
        </w:rPr>
        <w:t>.</w:t>
      </w:r>
    </w:p>
    <w:p w14:paraId="40F3016E" w14:textId="77777777" w:rsidR="00754649" w:rsidRPr="00A55FCD" w:rsidRDefault="00754649" w:rsidP="00754649">
      <w:pPr>
        <w:widowControl/>
        <w:rPr>
          <w:rFonts w:ascii="Arial" w:eastAsia="Times New Roman" w:hAnsi="Arial" w:cs="Arial"/>
          <w:color w:val="000000" w:themeColor="text1"/>
          <w:kern w:val="0"/>
        </w:rPr>
      </w:pPr>
    </w:p>
    <w:p w14:paraId="463313DE" w14:textId="09696980" w:rsidR="00083594" w:rsidRPr="00A674B6" w:rsidRDefault="00241B15" w:rsidP="006C0C3F">
      <w:pPr>
        <w:pStyle w:val="Heading1"/>
        <w:jc w:val="center"/>
        <w:rPr>
          <w:sz w:val="36"/>
          <w:szCs w:val="48"/>
        </w:rPr>
      </w:pPr>
      <w:bookmarkStart w:id="19" w:name="_Toc71298882"/>
      <w:r w:rsidRPr="00A674B6">
        <w:rPr>
          <w:sz w:val="36"/>
          <w:szCs w:val="48"/>
        </w:rPr>
        <w:t xml:space="preserve">4. </w:t>
      </w:r>
      <w:r w:rsidR="00A674B6" w:rsidRPr="00A674B6">
        <w:rPr>
          <w:sz w:val="36"/>
          <w:szCs w:val="48"/>
        </w:rPr>
        <w:t xml:space="preserve">Hyper </w:t>
      </w:r>
      <w:r w:rsidR="00083594" w:rsidRPr="00A674B6">
        <w:rPr>
          <w:sz w:val="36"/>
          <w:szCs w:val="48"/>
        </w:rPr>
        <w:t xml:space="preserve">Parameters in Training </w:t>
      </w:r>
      <w:r w:rsidR="00AD0764" w:rsidRPr="00A674B6">
        <w:rPr>
          <w:sz w:val="36"/>
          <w:szCs w:val="48"/>
        </w:rPr>
        <w:t xml:space="preserve">Neural Network </w:t>
      </w:r>
      <w:r w:rsidR="00083594" w:rsidRPr="00A674B6">
        <w:rPr>
          <w:sz w:val="36"/>
          <w:szCs w:val="48"/>
        </w:rPr>
        <w:t>Model</w:t>
      </w:r>
      <w:r w:rsidR="00AD0764" w:rsidRPr="00A674B6">
        <w:rPr>
          <w:sz w:val="36"/>
          <w:szCs w:val="48"/>
        </w:rPr>
        <w:t>s</w:t>
      </w:r>
      <w:bookmarkEnd w:id="19"/>
    </w:p>
    <w:p w14:paraId="308DFB99" w14:textId="0C1DC79C" w:rsidR="00083594" w:rsidRPr="00AD0764" w:rsidRDefault="00083594" w:rsidP="005B2BAF">
      <w:pPr>
        <w:widowControl/>
        <w:ind w:firstLine="480"/>
        <w:rPr>
          <w:rFonts w:ascii="Arial" w:eastAsia="Times New Roman" w:hAnsi="Arial" w:cs="Arial"/>
          <w:color w:val="000000" w:themeColor="text1"/>
          <w:kern w:val="0"/>
        </w:rPr>
      </w:pPr>
      <w:r w:rsidRPr="00AD0764">
        <w:rPr>
          <w:rFonts w:ascii="Arial" w:eastAsia="Times New Roman" w:hAnsi="Arial" w:cs="Arial"/>
          <w:color w:val="000000" w:themeColor="text1"/>
          <w:kern w:val="0"/>
        </w:rPr>
        <w:t>In</w:t>
      </w:r>
      <w:r w:rsidR="003D33B4" w:rsidRPr="00AD0764">
        <w:rPr>
          <w:rFonts w:ascii="Arial" w:eastAsia="Times New Roman" w:hAnsi="Arial" w:cs="Arial"/>
          <w:color w:val="000000" w:themeColor="text1"/>
          <w:kern w:val="0"/>
        </w:rPr>
        <w:t xml:space="preserve"> training</w:t>
      </w:r>
      <w:r w:rsidRPr="00AD0764">
        <w:rPr>
          <w:rFonts w:ascii="Arial" w:eastAsia="Times New Roman" w:hAnsi="Arial" w:cs="Arial"/>
          <w:color w:val="000000" w:themeColor="text1"/>
          <w:kern w:val="0"/>
        </w:rPr>
        <w:t xml:space="preserve"> the neural network models, there are several</w:t>
      </w:r>
      <w:r w:rsidR="001F394A">
        <w:rPr>
          <w:rFonts w:ascii="Arial" w:eastAsia="Times New Roman" w:hAnsi="Arial" w:cs="Arial"/>
          <w:color w:val="000000" w:themeColor="text1"/>
          <w:kern w:val="0"/>
        </w:rPr>
        <w:t xml:space="preserve"> hyper-</w:t>
      </w:r>
      <w:r w:rsidRPr="00AD0764">
        <w:rPr>
          <w:rFonts w:ascii="Arial" w:eastAsia="Times New Roman" w:hAnsi="Arial" w:cs="Arial"/>
          <w:color w:val="000000" w:themeColor="text1"/>
          <w:kern w:val="0"/>
        </w:rPr>
        <w:t xml:space="preserve">parameters that worth tuning, </w:t>
      </w:r>
      <w:r w:rsidR="00A674B6">
        <w:rPr>
          <w:rFonts w:ascii="Arial" w:eastAsia="Times New Roman" w:hAnsi="Arial" w:cs="Arial"/>
          <w:color w:val="000000" w:themeColor="text1"/>
          <w:kern w:val="0"/>
        </w:rPr>
        <w:t>our</w:t>
      </w:r>
      <w:r w:rsidRPr="00AD0764">
        <w:rPr>
          <w:rFonts w:ascii="Arial" w:eastAsia="Times New Roman" w:hAnsi="Arial" w:cs="Arial"/>
          <w:color w:val="000000" w:themeColor="text1"/>
          <w:kern w:val="0"/>
        </w:rPr>
        <w:t xml:space="preserve"> </w:t>
      </w:r>
      <w:proofErr w:type="gramStart"/>
      <w:r w:rsidRPr="00AD0764">
        <w:rPr>
          <w:rFonts w:ascii="Arial" w:eastAsia="Times New Roman" w:hAnsi="Arial" w:cs="Arial"/>
          <w:color w:val="000000" w:themeColor="text1"/>
          <w:kern w:val="0"/>
        </w:rPr>
        <w:t>main focus</w:t>
      </w:r>
      <w:proofErr w:type="gramEnd"/>
      <w:r w:rsidRPr="00AD0764">
        <w:rPr>
          <w:rFonts w:ascii="Arial" w:eastAsia="Times New Roman" w:hAnsi="Arial" w:cs="Arial"/>
          <w:color w:val="000000" w:themeColor="text1"/>
          <w:kern w:val="0"/>
        </w:rPr>
        <w:t xml:space="preserve"> in this study is </w:t>
      </w:r>
      <w:r w:rsidR="003D33B4" w:rsidRPr="00AD0764">
        <w:rPr>
          <w:rFonts w:ascii="Arial" w:eastAsia="Times New Roman" w:hAnsi="Arial" w:cs="Arial"/>
          <w:color w:val="000000" w:themeColor="text1"/>
          <w:kern w:val="0"/>
        </w:rPr>
        <w:t>the</w:t>
      </w:r>
      <w:r w:rsidRPr="00AD0764">
        <w:rPr>
          <w:rFonts w:ascii="Arial" w:eastAsia="Times New Roman" w:hAnsi="Arial" w:cs="Arial"/>
          <w:color w:val="000000" w:themeColor="text1"/>
          <w:kern w:val="0"/>
        </w:rPr>
        <w:t xml:space="preserve"> </w:t>
      </w:r>
      <w:r w:rsidR="001F394A" w:rsidRPr="00AD0764">
        <w:rPr>
          <w:rFonts w:ascii="Arial" w:eastAsia="Times New Roman" w:hAnsi="Arial" w:cs="Arial"/>
          <w:color w:val="000000" w:themeColor="text1"/>
          <w:kern w:val="0"/>
        </w:rPr>
        <w:t>optimizers</w:t>
      </w:r>
      <w:r w:rsidR="001F394A">
        <w:rPr>
          <w:rFonts w:ascii="Arial" w:eastAsia="Times New Roman" w:hAnsi="Arial" w:cs="Arial"/>
          <w:color w:val="000000" w:themeColor="text1"/>
          <w:kern w:val="0"/>
        </w:rPr>
        <w:t xml:space="preserve">, learning rate, and the </w:t>
      </w:r>
      <w:r w:rsidRPr="00AD0764">
        <w:rPr>
          <w:rFonts w:ascii="Arial" w:eastAsia="Times New Roman" w:hAnsi="Arial" w:cs="Arial"/>
          <w:color w:val="000000" w:themeColor="text1"/>
          <w:kern w:val="0"/>
        </w:rPr>
        <w:t>activation function.</w:t>
      </w:r>
    </w:p>
    <w:p w14:paraId="3212B0BF" w14:textId="459C2EF8" w:rsidR="00CF36C6" w:rsidRPr="005E4CD4" w:rsidRDefault="007446C0" w:rsidP="005E4CD4">
      <w:pPr>
        <w:pStyle w:val="Heading2"/>
      </w:pPr>
      <w:bookmarkStart w:id="20" w:name="_Toc71298883"/>
      <w:r>
        <w:t xml:space="preserve">4.1 </w:t>
      </w:r>
      <w:r w:rsidR="00CF36C6" w:rsidRPr="005E4CD4">
        <w:rPr>
          <w:rFonts w:hint="eastAsia"/>
        </w:rPr>
        <w:t>O</w:t>
      </w:r>
      <w:r w:rsidR="00CF36C6" w:rsidRPr="005E4CD4">
        <w:t>ptimizers</w:t>
      </w:r>
      <w:bookmarkEnd w:id="20"/>
    </w:p>
    <w:p w14:paraId="2C6EDC22" w14:textId="2BF66CC2" w:rsidR="00471284" w:rsidRPr="00CF36C6" w:rsidRDefault="00471284" w:rsidP="003D6E0B">
      <w:pPr>
        <w:rPr>
          <w:rFonts w:ascii="Arial" w:hAnsi="Arial" w:cs="Arial"/>
          <w:b/>
          <w:bCs/>
          <w:i/>
          <w:iCs/>
        </w:rPr>
      </w:pPr>
      <w:r w:rsidRPr="00CF36C6">
        <w:rPr>
          <w:rFonts w:ascii="Arial" w:hAnsi="Arial" w:cs="Arial"/>
          <w:b/>
          <w:bCs/>
          <w:i/>
          <w:iCs/>
        </w:rPr>
        <w:t>Gradient Descent (GD)</w:t>
      </w:r>
    </w:p>
    <w:p w14:paraId="33FFCA09" w14:textId="72E3A186" w:rsidR="00471284" w:rsidRPr="00904FD9" w:rsidRDefault="00471284" w:rsidP="00904FD9">
      <w:pPr>
        <w:pStyle w:val="NormalWeb"/>
        <w:spacing w:before="0" w:beforeAutospacing="0" w:after="0" w:afterAutospacing="0"/>
        <w:ind w:firstLine="480"/>
        <w:rPr>
          <w:rFonts w:ascii="Arial" w:hAnsi="Arial" w:cs="Arial"/>
        </w:rPr>
      </w:pPr>
      <w:r w:rsidRPr="00AD0764">
        <w:rPr>
          <w:rFonts w:ascii="Arial" w:hAnsi="Arial" w:cs="Arial"/>
        </w:rPr>
        <w:t xml:space="preserve">Gradient descent is a popular iterative optimization algorithm that minimizes the loss function </w:t>
      </w:r>
      <m:oMath>
        <m:r>
          <m:rPr>
            <m:sty m:val="p"/>
          </m:rPr>
          <w:rPr>
            <w:rFonts w:ascii="Cambria Math" w:hAnsi="Cambria Math" w:cs="Arial"/>
          </w:rPr>
          <m:t>J(θ)</m:t>
        </m:r>
      </m:oMath>
      <w:r w:rsidRPr="00AD0764">
        <w:rPr>
          <w:rFonts w:ascii="Arial" w:hAnsi="Arial" w:cs="Arial"/>
        </w:rPr>
        <w:t xml:space="preserve">, where </w:t>
      </w:r>
      <m:oMath>
        <m:r>
          <m:rPr>
            <m:sty m:val="p"/>
          </m:rPr>
          <w:rPr>
            <w:rFonts w:ascii="Cambria Math" w:hAnsi="Cambria Math" w:cs="Arial"/>
          </w:rPr>
          <m:t>θ ∈ R</m:t>
        </m:r>
        <m:r>
          <m:rPr>
            <m:sty m:val="p"/>
          </m:rPr>
          <w:rPr>
            <w:rFonts w:ascii="Cambria Math" w:hAnsi="Cambria Math" w:cs="Arial"/>
            <w:position w:val="8"/>
          </w:rPr>
          <m:t xml:space="preserve">d </m:t>
        </m:r>
      </m:oMath>
      <w:r w:rsidRPr="00AD0764">
        <w:rPr>
          <w:rFonts w:ascii="Arial" w:hAnsi="Arial" w:cs="Arial"/>
        </w:rPr>
        <w:t>by updating the parameters in the opposite direction of the gradient of the loss function</w:t>
      </w:r>
      <m:oMath>
        <m:sSub>
          <m:sSubPr>
            <m:ctrlPr>
              <w:rPr>
                <w:rFonts w:ascii="Cambria Math" w:hAnsi="Cambria Math" w:cs="Arial"/>
              </w:rPr>
            </m:ctrlPr>
          </m:sSubPr>
          <m:e>
            <m:r>
              <m:rPr>
                <m:sty m:val="p"/>
              </m:rPr>
              <w:rPr>
                <w:rFonts w:ascii="Cambria Math" w:hAnsi="Cambria Math" w:cs="Arial"/>
              </w:rPr>
              <m:t>∇</m:t>
            </m:r>
          </m:e>
          <m:sub>
            <m:r>
              <m:rPr>
                <m:sty m:val="p"/>
              </m:rPr>
              <w:rPr>
                <w:rFonts w:ascii="Cambria Math" w:hAnsi="Cambria Math" w:cs="Arial"/>
                <w:position w:val="-2"/>
              </w:rPr>
              <m:t>θ</m:t>
            </m:r>
          </m:sub>
        </m:sSub>
        <m:r>
          <m:rPr>
            <m:sty m:val="p"/>
          </m:rPr>
          <w:rPr>
            <w:rFonts w:ascii="Cambria Math" w:hAnsi="Cambria Math" w:cs="Arial"/>
          </w:rPr>
          <m:t>J(θ)</m:t>
        </m:r>
      </m:oMath>
      <w:r w:rsidRPr="00AD0764">
        <w:rPr>
          <w:rFonts w:ascii="Arial" w:hAnsi="Arial" w:cs="Arial"/>
        </w:rPr>
        <w:t>. The learning rate</w:t>
      </w:r>
      <m:oMath>
        <m:r>
          <m:rPr>
            <m:sty m:val="p"/>
          </m:rPr>
          <w:rPr>
            <w:rFonts w:ascii="Cambria Math" w:hAnsi="Cambria Math" w:cs="Arial"/>
          </w:rPr>
          <m:t xml:space="preserve"> η</m:t>
        </m:r>
      </m:oMath>
      <w:r w:rsidRPr="00AD0764">
        <w:rPr>
          <w:rFonts w:ascii="Arial" w:hAnsi="Arial" w:cs="Arial"/>
        </w:rPr>
        <w:t xml:space="preserve"> determines the size of the steps taken to reach a local minimum. Thus, we follow the direction of the slope of the surface created by the loss function downhill until we reach </w:t>
      </w:r>
      <w:r w:rsidR="000C32D3">
        <w:rPr>
          <w:rFonts w:ascii="Arial" w:hAnsi="Arial" w:cs="Arial"/>
        </w:rPr>
        <w:t>threshold.</w:t>
      </w:r>
    </w:p>
    <w:p w14:paraId="31D92285" w14:textId="7897BE8B" w:rsidR="001223D0" w:rsidRPr="001F28E6" w:rsidRDefault="00471284" w:rsidP="001223D0">
      <w:pPr>
        <w:pStyle w:val="NormalWeb"/>
        <w:ind w:firstLine="480"/>
        <w:rPr>
          <w:rFonts w:ascii="Arial" w:hAnsi="Arial" w:cs="Arial"/>
        </w:rPr>
      </w:pPr>
      <w:r w:rsidRPr="00AD0764">
        <w:rPr>
          <w:rFonts w:ascii="Arial" w:hAnsi="Arial" w:cs="Arial"/>
        </w:rPr>
        <w:lastRenderedPageBreak/>
        <w:t xml:space="preserve">There are three </w:t>
      </w:r>
      <w:r w:rsidR="000C32D3">
        <w:rPr>
          <w:rFonts w:ascii="Arial" w:hAnsi="Arial" w:cs="Arial"/>
        </w:rPr>
        <w:t>types</w:t>
      </w:r>
      <w:r w:rsidRPr="00AD0764">
        <w:rPr>
          <w:rFonts w:ascii="Arial" w:hAnsi="Arial" w:cs="Arial"/>
        </w:rPr>
        <w:t xml:space="preserve"> of gradient descent, which differ in the amount of data used to compute the gradient of the loss function. Depending on the amount of data, we make a tra</w:t>
      </w:r>
      <w:r w:rsidRPr="001F28E6">
        <w:rPr>
          <w:rFonts w:ascii="Arial" w:hAnsi="Arial" w:cs="Arial"/>
        </w:rPr>
        <w:t>de-off between the accuracy of updates and the time consumed for updates.</w:t>
      </w:r>
      <w:r w:rsidR="001223D0" w:rsidRPr="001F28E6">
        <w:rPr>
          <w:rFonts w:ascii="Arial" w:hAnsi="Arial" w:cs="Arial"/>
        </w:rPr>
        <w:t xml:space="preserve"> The major difference between GD, BGD and SGD is the sample </w:t>
      </w:r>
      <w:r w:rsidR="000C32D3" w:rsidRPr="001F28E6">
        <w:rPr>
          <w:rFonts w:ascii="Arial" w:hAnsi="Arial" w:cs="Arial"/>
        </w:rPr>
        <w:t>size</w:t>
      </w:r>
      <w:r w:rsidR="000C32D3">
        <w:rPr>
          <w:rFonts w:ascii="Arial" w:hAnsi="Arial" w:cs="Arial"/>
        </w:rPr>
        <w:t>s</w:t>
      </w:r>
      <w:r w:rsidR="000C32D3" w:rsidRPr="001F28E6">
        <w:rPr>
          <w:rFonts w:ascii="Arial" w:hAnsi="Arial" w:cs="Arial"/>
        </w:rPr>
        <w:t xml:space="preserve"> (</w:t>
      </w:r>
      <w:r w:rsidR="001223D0" w:rsidRPr="001F28E6">
        <w:rPr>
          <w:rFonts w:ascii="Arial" w:hAnsi="Arial" w:cs="Arial"/>
        </w:rPr>
        <w:t>batch size) for</w:t>
      </w:r>
      <w:ins w:id="21" w:author="admin" w:date="2021-05-07T18:20:00Z">
        <w:r w:rsidR="003554AD">
          <w:rPr>
            <w:rFonts w:ascii="Arial" w:eastAsia="DengXian" w:hAnsi="Arial" w:cs="Arial" w:hint="eastAsia"/>
            <w:lang w:eastAsia="zh-CN"/>
          </w:rPr>
          <w:t xml:space="preserve"> </w:t>
        </w:r>
        <w:r w:rsidR="003554AD" w:rsidRPr="004869B5">
          <w:rPr>
            <w:rFonts w:ascii="Arial" w:hAnsi="Arial" w:cs="Arial"/>
          </w:rPr>
          <w:t>parameter update</w:t>
        </w:r>
        <w:r w:rsidR="003554AD">
          <w:rPr>
            <w:rFonts w:ascii="Arial" w:eastAsia="DengXian" w:hAnsi="Arial" w:cs="Arial" w:hint="eastAsia"/>
            <w:lang w:eastAsia="zh-CN"/>
          </w:rPr>
          <w:t xml:space="preserve"> in each time</w:t>
        </w:r>
      </w:ins>
      <w:del w:id="22" w:author="admin" w:date="2021-05-07T18:20:00Z">
        <w:r w:rsidR="001223D0" w:rsidRPr="001F28E6" w:rsidDel="003554AD">
          <w:rPr>
            <w:rFonts w:ascii="Arial" w:hAnsi="Arial" w:cs="Arial"/>
          </w:rPr>
          <w:delText xml:space="preserve"> every epoch</w:delText>
        </w:r>
      </w:del>
      <w:r w:rsidR="001223D0" w:rsidRPr="001F28E6">
        <w:rPr>
          <w:rFonts w:ascii="Arial" w:hAnsi="Arial" w:cs="Arial"/>
        </w:rPr>
        <w:t>.</w:t>
      </w:r>
    </w:p>
    <w:p w14:paraId="76F69242" w14:textId="257A7D9E" w:rsidR="00471284" w:rsidRDefault="003554AD" w:rsidP="001223D0">
      <w:pPr>
        <w:pStyle w:val="NormalWeb"/>
        <w:spacing w:before="0" w:beforeAutospacing="0" w:after="0" w:afterAutospacing="0"/>
        <w:ind w:firstLine="480"/>
        <w:rPr>
          <w:rFonts w:ascii="Arial" w:hAnsi="Arial" w:cs="Arial"/>
        </w:rPr>
      </w:pPr>
      <w:ins w:id="23" w:author="admin" w:date="2021-05-07T18:20:00Z">
        <w:r>
          <w:rPr>
            <w:rFonts w:ascii="Arial" w:eastAsia="DengXian" w:hAnsi="Arial" w:cs="Arial" w:hint="eastAsia"/>
            <w:lang w:eastAsia="zh-CN"/>
          </w:rPr>
          <w:t>B</w:t>
        </w:r>
      </w:ins>
      <w:r w:rsidR="001223D0" w:rsidRPr="001F28E6">
        <w:rPr>
          <w:rFonts w:ascii="Arial" w:hAnsi="Arial" w:cs="Arial"/>
        </w:rPr>
        <w:t xml:space="preserve">GD generally refers to use the whole dataset at once, </w:t>
      </w:r>
      <w:proofErr w:type="gramStart"/>
      <w:r w:rsidR="001223D0" w:rsidRPr="001F28E6">
        <w:rPr>
          <w:rFonts w:ascii="Arial" w:hAnsi="Arial" w:cs="Arial"/>
        </w:rPr>
        <w:t>i.e.</w:t>
      </w:r>
      <w:proofErr w:type="gramEnd"/>
      <w:r w:rsidR="001223D0" w:rsidRPr="001F28E6">
        <w:rPr>
          <w:rFonts w:ascii="Arial" w:hAnsi="Arial" w:cs="Arial"/>
        </w:rPr>
        <w:t xml:space="preserve"> n=N, whereas </w:t>
      </w:r>
      <w:ins w:id="24" w:author="admin" w:date="2021-05-07T18:20:00Z">
        <w:r>
          <w:rPr>
            <w:rFonts w:ascii="Arial" w:eastAsia="DengXian" w:hAnsi="Arial" w:cs="Arial" w:hint="eastAsia"/>
            <w:lang w:eastAsia="zh-CN"/>
          </w:rPr>
          <w:t>M</w:t>
        </w:r>
      </w:ins>
      <w:r w:rsidR="001223D0" w:rsidRPr="001F28E6">
        <w:rPr>
          <w:rFonts w:ascii="Arial" w:hAnsi="Arial" w:cs="Arial"/>
        </w:rPr>
        <w:t xml:space="preserve">BGD uses a partial dataset as a part for each epoch, i.e. </w:t>
      </w:r>
      <m:oMath>
        <m:r>
          <w:rPr>
            <w:rFonts w:ascii="Cambria Math" w:hAnsi="Cambria Math" w:cs="Arial"/>
          </w:rPr>
          <m:t>n= N/(# of batch )</m:t>
        </m:r>
      </m:oMath>
      <w:r w:rsidR="001223D0" w:rsidRPr="001F28E6">
        <w:rPr>
          <w:rFonts w:ascii="Arial" w:hAnsi="Arial" w:cs="Arial"/>
        </w:rPr>
        <w:t xml:space="preserve"> and for SGD, it uses only one sample for each epoch, i.e. </w:t>
      </w:r>
      <m:oMath>
        <m:r>
          <w:rPr>
            <w:rFonts w:ascii="Cambria Math" w:hAnsi="Cambria Math" w:cs="Arial"/>
          </w:rPr>
          <m:t>n =1</m:t>
        </m:r>
      </m:oMath>
      <w:r w:rsidR="001223D0" w:rsidRPr="001F28E6">
        <w:rPr>
          <w:rFonts w:ascii="Arial" w:hAnsi="Arial" w:cs="Arial"/>
        </w:rPr>
        <w:t>)</w:t>
      </w:r>
      <w:r w:rsidR="00471284" w:rsidRPr="00AD0764">
        <w:rPr>
          <w:rFonts w:ascii="Arial" w:hAnsi="Arial" w:cs="Arial"/>
        </w:rPr>
        <w:t xml:space="preserve"> </w:t>
      </w:r>
    </w:p>
    <w:p w14:paraId="05A6C0EE" w14:textId="77777777" w:rsidR="00DD3BB5" w:rsidRPr="00AD0764" w:rsidRDefault="00DD3BB5" w:rsidP="001223D0">
      <w:pPr>
        <w:pStyle w:val="NormalWeb"/>
        <w:spacing w:before="0" w:beforeAutospacing="0" w:after="0" w:afterAutospacing="0"/>
        <w:ind w:firstLine="480"/>
        <w:rPr>
          <w:rFonts w:ascii="Arial" w:hAnsi="Arial" w:cs="Arial"/>
        </w:rPr>
      </w:pPr>
    </w:p>
    <w:p w14:paraId="6C55E9C1" w14:textId="512F8620" w:rsidR="00471284" w:rsidRPr="007446C0" w:rsidRDefault="007446C0" w:rsidP="00904FD9">
      <w:pPr>
        <w:pStyle w:val="NormalWeb"/>
        <w:spacing w:before="0" w:beforeAutospacing="0" w:after="0" w:afterAutospacing="0" w:line="360" w:lineRule="auto"/>
        <w:rPr>
          <w:rFonts w:ascii="Arial" w:hAnsi="Arial" w:cs="Arial"/>
          <w:b/>
          <w:bCs/>
          <w:i/>
          <w:iCs/>
        </w:rPr>
      </w:pPr>
      <w:r>
        <w:rPr>
          <w:rFonts w:ascii="Arial" w:hAnsi="Arial" w:cs="Arial"/>
          <w:b/>
          <w:bCs/>
          <w:i/>
          <w:iCs/>
        </w:rPr>
        <w:t xml:space="preserve">4.1.1 </w:t>
      </w:r>
      <w:r w:rsidR="00471284" w:rsidRPr="007446C0">
        <w:rPr>
          <w:rFonts w:ascii="Arial" w:hAnsi="Arial" w:cs="Arial"/>
          <w:b/>
          <w:bCs/>
          <w:i/>
          <w:iCs/>
        </w:rPr>
        <w:t xml:space="preserve">Batch </w:t>
      </w:r>
      <w:r w:rsidR="00904FD9" w:rsidRPr="007446C0">
        <w:rPr>
          <w:rFonts w:ascii="Arial" w:hAnsi="Arial" w:cs="Arial"/>
          <w:b/>
          <w:bCs/>
          <w:i/>
          <w:iCs/>
        </w:rPr>
        <w:t>G</w:t>
      </w:r>
      <w:r w:rsidR="00471284" w:rsidRPr="007446C0">
        <w:rPr>
          <w:rFonts w:ascii="Arial" w:hAnsi="Arial" w:cs="Arial"/>
          <w:b/>
          <w:bCs/>
          <w:i/>
          <w:iCs/>
        </w:rPr>
        <w:t xml:space="preserve">radient </w:t>
      </w:r>
      <w:r w:rsidR="00904FD9" w:rsidRPr="007446C0">
        <w:rPr>
          <w:rFonts w:ascii="Arial" w:hAnsi="Arial" w:cs="Arial"/>
          <w:b/>
          <w:bCs/>
          <w:i/>
          <w:iCs/>
        </w:rPr>
        <w:t>D</w:t>
      </w:r>
      <w:r w:rsidR="00471284" w:rsidRPr="007446C0">
        <w:rPr>
          <w:rFonts w:ascii="Arial" w:hAnsi="Arial" w:cs="Arial"/>
          <w:b/>
          <w:bCs/>
          <w:i/>
          <w:iCs/>
        </w:rPr>
        <w:t>escent</w:t>
      </w:r>
    </w:p>
    <w:p w14:paraId="36F59404" w14:textId="77777777" w:rsidR="00471284" w:rsidRPr="00AD0764" w:rsidRDefault="00471284" w:rsidP="00904FD9">
      <w:pPr>
        <w:pStyle w:val="NormalWeb"/>
        <w:spacing w:before="0" w:beforeAutospacing="0" w:after="0" w:afterAutospacing="0"/>
        <w:ind w:firstLine="480"/>
        <w:rPr>
          <w:rFonts w:ascii="Arial" w:hAnsi="Arial" w:cs="Arial"/>
        </w:rPr>
      </w:pPr>
      <w:r w:rsidRPr="00AD0764">
        <w:rPr>
          <w:rFonts w:ascii="Arial" w:hAnsi="Arial" w:cs="Arial"/>
        </w:rPr>
        <w:t xml:space="preserve">Classical (batch) gradient descent, computes the gradient of the loss function with respect to </w:t>
      </w:r>
      <m:oMath>
        <m:r>
          <m:rPr>
            <m:sty m:val="p"/>
          </m:rPr>
          <w:rPr>
            <w:rFonts w:ascii="Cambria Math" w:hAnsi="Cambria Math" w:cs="Arial"/>
          </w:rPr>
          <m:t>θ</m:t>
        </m:r>
      </m:oMath>
      <w:r w:rsidRPr="00AD0764">
        <w:rPr>
          <w:rFonts w:ascii="Arial" w:hAnsi="Arial" w:cs="Arial"/>
        </w:rPr>
        <w:t xml:space="preserve"> for the entire training set: </w:t>
      </w:r>
    </w:p>
    <w:p w14:paraId="063C1D85" w14:textId="77777777" w:rsidR="00471284" w:rsidRPr="00AD0764" w:rsidRDefault="00471284" w:rsidP="005B2BAF">
      <w:pPr>
        <w:pStyle w:val="NormalWeb"/>
        <w:spacing w:before="0" w:beforeAutospacing="0" w:after="0" w:afterAutospacing="0"/>
        <w:rPr>
          <w:rFonts w:ascii="Arial" w:hAnsi="Arial" w:cs="Arial"/>
        </w:rPr>
      </w:pPr>
      <m:oMathPara>
        <m:oMath>
          <m:r>
            <m:rPr>
              <m:sty m:val="p"/>
            </m:rPr>
            <w:rPr>
              <w:rFonts w:ascii="Cambria Math" w:hAnsi="Cambria Math" w:cs="Arial"/>
            </w:rPr>
            <m:t>θ = θ - η ·</m:t>
          </m:r>
          <m:sSub>
            <m:sSubPr>
              <m:ctrlPr>
                <w:rPr>
                  <w:rFonts w:ascii="Cambria Math" w:hAnsi="Cambria Math" w:cs="Arial"/>
                </w:rPr>
              </m:ctrlPr>
            </m:sSubPr>
            <m:e>
              <m:r>
                <m:rPr>
                  <m:sty m:val="p"/>
                </m:rPr>
                <w:rPr>
                  <w:rFonts w:ascii="Cambria Math" w:hAnsi="Cambria Math" w:cs="Arial"/>
                </w:rPr>
                <m:t>∇</m:t>
              </m:r>
            </m:e>
            <m:sub>
              <m:r>
                <m:rPr>
                  <m:sty m:val="p"/>
                </m:rPr>
                <w:rPr>
                  <w:rFonts w:ascii="Cambria Math" w:hAnsi="Cambria Math" w:cs="Arial"/>
                  <w:position w:val="-2"/>
                </w:rPr>
                <m:t>θ</m:t>
              </m:r>
            </m:sub>
          </m:sSub>
          <m:r>
            <m:rPr>
              <m:sty m:val="p"/>
            </m:rPr>
            <w:rPr>
              <w:rFonts w:ascii="Cambria Math" w:hAnsi="Cambria Math" w:cs="Arial"/>
            </w:rPr>
            <m:t>J</m:t>
          </m:r>
          <m:d>
            <m:dPr>
              <m:ctrlPr>
                <w:rPr>
                  <w:rFonts w:ascii="Cambria Math" w:hAnsi="Cambria Math" w:cs="Arial"/>
                </w:rPr>
              </m:ctrlPr>
            </m:dPr>
            <m:e>
              <m:r>
                <m:rPr>
                  <m:sty m:val="p"/>
                </m:rPr>
                <w:rPr>
                  <w:rFonts w:ascii="Cambria Math" w:hAnsi="Cambria Math" w:cs="Arial"/>
                </w:rPr>
                <m:t>θ</m:t>
              </m:r>
            </m:e>
          </m:d>
        </m:oMath>
      </m:oMathPara>
    </w:p>
    <w:p w14:paraId="4B453668" w14:textId="2645CAE4" w:rsidR="00471284" w:rsidRDefault="00471284" w:rsidP="005B2BAF">
      <w:pPr>
        <w:pStyle w:val="NormalWeb"/>
        <w:spacing w:before="0" w:beforeAutospacing="0" w:after="0" w:afterAutospacing="0"/>
        <w:rPr>
          <w:rFonts w:ascii="Arial" w:hAnsi="Arial" w:cs="Arial"/>
          <w:sz w:val="20"/>
          <w:szCs w:val="20"/>
        </w:rPr>
      </w:pPr>
      <w:r w:rsidRPr="00AD0764">
        <w:rPr>
          <w:rFonts w:ascii="Arial" w:hAnsi="Arial" w:cs="Arial"/>
        </w:rPr>
        <w:t xml:space="preserve">As the gradients need to be calculated for the entire dataset to perform a single </w:t>
      </w:r>
      <w:r w:rsidR="000C32D3" w:rsidRPr="00AD0764">
        <w:rPr>
          <w:rFonts w:ascii="Arial" w:hAnsi="Arial" w:cs="Arial"/>
        </w:rPr>
        <w:t>update (</w:t>
      </w:r>
      <m:oMath>
        <m:r>
          <m:rPr>
            <m:sty m:val="p"/>
          </m:rPr>
          <w:rPr>
            <w:rFonts w:ascii="Cambria Math" w:hAnsi="Cambria Math" w:cs="Arial"/>
          </w:rPr>
          <m:t xml:space="preserve">batch size= </m:t>
        </m:r>
        <m:r>
          <w:ins w:id="25" w:author="admin" w:date="2021-05-07T18:21:00Z">
            <m:rPr>
              <m:sty m:val="p"/>
            </m:rPr>
            <w:rPr>
              <w:rFonts w:ascii="Cambria Math" w:hAnsi="Cambria Math" w:cs="Arial"/>
            </w:rPr>
            <m:t xml:space="preserve">sample size of </m:t>
          </w:ins>
        </m:r>
        <m:r>
          <m:rPr>
            <m:sty m:val="p"/>
          </m:rPr>
          <w:rPr>
            <w:rFonts w:ascii="Cambria Math" w:hAnsi="Cambria Math" w:cs="Arial"/>
          </w:rPr>
          <m:t>whole train set</m:t>
        </m:r>
      </m:oMath>
      <w:r w:rsidRPr="00AD0764">
        <w:rPr>
          <w:rFonts w:ascii="Arial" w:hAnsi="Arial" w:cs="Arial"/>
        </w:rPr>
        <w:t xml:space="preserve">) which is one iteration, thus batch gradient descent can be very time-consuming and </w:t>
      </w:r>
      <w:del w:id="26" w:author="admin" w:date="2021-05-07T18:21:00Z">
        <w:r w:rsidRPr="00AD0764" w:rsidDel="003554AD">
          <w:rPr>
            <w:rFonts w:ascii="Arial" w:hAnsi="Arial" w:cs="Arial"/>
          </w:rPr>
          <w:delText xml:space="preserve">complex </w:delText>
        </w:r>
      </w:del>
      <w:ins w:id="27" w:author="admin" w:date="2021-05-07T18:21:00Z">
        <w:r w:rsidR="003554AD">
          <w:rPr>
            <w:rFonts w:ascii="Arial" w:eastAsia="DengXian" w:hAnsi="Arial" w:cs="Arial" w:hint="eastAsia"/>
            <w:lang w:eastAsia="zh-CN"/>
          </w:rPr>
          <w:t>space-consuming</w:t>
        </w:r>
        <w:r w:rsidR="003554AD" w:rsidRPr="00AD0764">
          <w:rPr>
            <w:rFonts w:ascii="Arial" w:hAnsi="Arial" w:cs="Arial"/>
          </w:rPr>
          <w:t xml:space="preserve"> </w:t>
        </w:r>
      </w:ins>
      <w:r w:rsidRPr="00AD0764">
        <w:rPr>
          <w:rFonts w:ascii="Arial" w:hAnsi="Arial" w:cs="Arial"/>
        </w:rPr>
        <w:t>for datasets that are considerably large. However, Batch gradient descent is guaranteed to converge to the global minimum for convex error surfaces as well as a local minimum for non-convex surfaces.</w:t>
      </w:r>
      <w:r w:rsidRPr="00AD0764">
        <w:rPr>
          <w:rFonts w:ascii="Arial" w:hAnsi="Arial" w:cs="Arial"/>
          <w:sz w:val="20"/>
          <w:szCs w:val="20"/>
        </w:rPr>
        <w:t xml:space="preserve"> </w:t>
      </w:r>
    </w:p>
    <w:p w14:paraId="75431199" w14:textId="77777777" w:rsidR="00DD3BB5" w:rsidRPr="00AD0764" w:rsidRDefault="00DD3BB5" w:rsidP="005B2BAF">
      <w:pPr>
        <w:pStyle w:val="NormalWeb"/>
        <w:spacing w:before="0" w:beforeAutospacing="0" w:after="0" w:afterAutospacing="0"/>
        <w:rPr>
          <w:rFonts w:ascii="Arial" w:hAnsi="Arial" w:cs="Arial"/>
        </w:rPr>
      </w:pPr>
    </w:p>
    <w:p w14:paraId="39450B60" w14:textId="333B14BB" w:rsidR="00471284" w:rsidRPr="007446C0" w:rsidRDefault="007446C0" w:rsidP="00904FD9">
      <w:pPr>
        <w:pStyle w:val="NormalWeb"/>
        <w:spacing w:before="0" w:beforeAutospacing="0" w:after="0" w:afterAutospacing="0" w:line="360" w:lineRule="auto"/>
        <w:rPr>
          <w:rFonts w:ascii="Arial" w:hAnsi="Arial" w:cs="Arial"/>
          <w:b/>
          <w:bCs/>
          <w:i/>
          <w:iCs/>
        </w:rPr>
      </w:pPr>
      <w:r>
        <w:rPr>
          <w:rFonts w:ascii="Arial" w:hAnsi="Arial" w:cs="Arial"/>
          <w:b/>
          <w:bCs/>
          <w:i/>
          <w:iCs/>
        </w:rPr>
        <w:t xml:space="preserve">4.1.2 </w:t>
      </w:r>
      <w:r w:rsidR="00471284" w:rsidRPr="007446C0">
        <w:rPr>
          <w:rFonts w:ascii="Arial" w:hAnsi="Arial" w:cs="Arial"/>
          <w:b/>
          <w:bCs/>
          <w:i/>
          <w:iCs/>
        </w:rPr>
        <w:t>Mini-</w:t>
      </w:r>
      <w:r w:rsidR="00904FD9" w:rsidRPr="007446C0">
        <w:rPr>
          <w:rFonts w:ascii="Arial" w:hAnsi="Arial" w:cs="Arial"/>
          <w:b/>
          <w:bCs/>
          <w:i/>
          <w:iCs/>
        </w:rPr>
        <w:t>B</w:t>
      </w:r>
      <w:r w:rsidR="00471284" w:rsidRPr="007446C0">
        <w:rPr>
          <w:rFonts w:ascii="Arial" w:hAnsi="Arial" w:cs="Arial"/>
          <w:b/>
          <w:bCs/>
          <w:i/>
          <w:iCs/>
        </w:rPr>
        <w:t xml:space="preserve">atch </w:t>
      </w:r>
      <w:r w:rsidR="00904FD9" w:rsidRPr="007446C0">
        <w:rPr>
          <w:rFonts w:ascii="Arial" w:hAnsi="Arial" w:cs="Arial"/>
          <w:b/>
          <w:bCs/>
          <w:i/>
          <w:iCs/>
        </w:rPr>
        <w:t>G</w:t>
      </w:r>
      <w:r w:rsidR="00471284" w:rsidRPr="007446C0">
        <w:rPr>
          <w:rFonts w:ascii="Arial" w:hAnsi="Arial" w:cs="Arial"/>
          <w:b/>
          <w:bCs/>
          <w:i/>
          <w:iCs/>
        </w:rPr>
        <w:t xml:space="preserve">radient </w:t>
      </w:r>
      <w:r w:rsidR="00904FD9" w:rsidRPr="007446C0">
        <w:rPr>
          <w:rFonts w:ascii="Arial" w:hAnsi="Arial" w:cs="Arial"/>
          <w:b/>
          <w:bCs/>
          <w:i/>
          <w:iCs/>
        </w:rPr>
        <w:t>D</w:t>
      </w:r>
      <w:r w:rsidR="00471284" w:rsidRPr="007446C0">
        <w:rPr>
          <w:rFonts w:ascii="Arial" w:hAnsi="Arial" w:cs="Arial"/>
          <w:b/>
          <w:bCs/>
          <w:i/>
          <w:iCs/>
        </w:rPr>
        <w:t>escent</w:t>
      </w:r>
    </w:p>
    <w:p w14:paraId="28D22251" w14:textId="152A0180" w:rsidR="00471284" w:rsidRPr="00AD0764" w:rsidRDefault="00471284" w:rsidP="00904FD9">
      <w:pPr>
        <w:pStyle w:val="NormalWeb"/>
        <w:spacing w:before="0" w:beforeAutospacing="0" w:after="0" w:afterAutospacing="0"/>
        <w:ind w:firstLine="480"/>
        <w:rPr>
          <w:rFonts w:ascii="Arial" w:hAnsi="Arial" w:cs="Arial"/>
        </w:rPr>
      </w:pPr>
      <w:r w:rsidRPr="00AD0764">
        <w:rPr>
          <w:rFonts w:ascii="Arial" w:hAnsi="Arial" w:cs="Arial"/>
        </w:rPr>
        <w:t xml:space="preserve">Mini-batch gradient descent is taken to adopt the benefits of SGD and batch gradient descent. </w:t>
      </w:r>
      <w:proofErr w:type="gramStart"/>
      <w:r w:rsidRPr="00AD0764">
        <w:rPr>
          <w:rFonts w:ascii="Arial" w:hAnsi="Arial" w:cs="Arial"/>
        </w:rPr>
        <w:t>Mini-batch</w:t>
      </w:r>
      <w:proofErr w:type="gramEnd"/>
      <w:r w:rsidR="001F28E6">
        <w:rPr>
          <w:rFonts w:ascii="Arial" w:hAnsi="Arial" w:cs="Arial"/>
        </w:rPr>
        <w:t xml:space="preserve"> </w:t>
      </w:r>
      <w:r w:rsidRPr="00AD0764">
        <w:rPr>
          <w:rFonts w:ascii="Arial" w:hAnsi="Arial" w:cs="Arial"/>
        </w:rPr>
        <w:t xml:space="preserve">reduces the variance of the parameter updates, which results in more stable convergence. It performs an update for every </w:t>
      </w:r>
      <w:r w:rsidR="001F28E6">
        <w:rPr>
          <w:rFonts w:ascii="Arial" w:hAnsi="Arial" w:cs="Arial"/>
        </w:rPr>
        <w:t>M</w:t>
      </w:r>
      <w:r w:rsidRPr="00AD0764">
        <w:rPr>
          <w:rFonts w:ascii="Arial" w:hAnsi="Arial" w:cs="Arial"/>
        </w:rPr>
        <w:t>ini-batch</w:t>
      </w:r>
      <w:r w:rsidR="001F28E6">
        <w:rPr>
          <w:rFonts w:ascii="Arial" w:hAnsi="Arial" w:cs="Arial"/>
        </w:rPr>
        <w:t xml:space="preserve"> </w:t>
      </w:r>
      <w:r w:rsidRPr="00AD0764">
        <w:rPr>
          <w:rFonts w:ascii="Arial" w:hAnsi="Arial" w:cs="Arial"/>
        </w:rPr>
        <w:t>(fraction of samples) of n</w:t>
      </w:r>
      <w:r w:rsidR="001F28E6">
        <w:rPr>
          <w:rFonts w:ascii="Arial" w:hAnsi="Arial" w:cs="Arial"/>
        </w:rPr>
        <w:t xml:space="preserve"> </w:t>
      </w:r>
      <w:r w:rsidRPr="00AD0764">
        <w:rPr>
          <w:rFonts w:ascii="Arial" w:hAnsi="Arial" w:cs="Arial"/>
        </w:rPr>
        <w:t xml:space="preserve">(batch size) training examples: </w:t>
      </w:r>
    </w:p>
    <w:p w14:paraId="207B38FF" w14:textId="77777777" w:rsidR="00471284" w:rsidRPr="00AD0764" w:rsidRDefault="00471284" w:rsidP="005B2BAF">
      <w:pPr>
        <w:pStyle w:val="NormalWeb"/>
        <w:spacing w:before="0" w:beforeAutospacing="0" w:after="0" w:afterAutospacing="0"/>
        <w:jc w:val="center"/>
        <w:rPr>
          <w:rFonts w:ascii="Arial" w:hAnsi="Arial" w:cs="Arial"/>
        </w:rPr>
      </w:pPr>
      <m:oMathPara>
        <m:oMathParaPr>
          <m:jc m:val="center"/>
        </m:oMathParaPr>
        <m:oMath>
          <m:r>
            <w:rPr>
              <w:rFonts w:ascii="Cambria Math" w:hAnsi="Cambria Math" w:cs="Arial"/>
            </w:rPr>
            <m:t>θ = θ - η · ∇</m:t>
          </m:r>
          <m:r>
            <w:rPr>
              <w:rFonts w:ascii="Cambria Math" w:hAnsi="Cambria Math" w:cs="Arial"/>
              <w:position w:val="-2"/>
            </w:rPr>
            <m:t>θ</m:t>
          </m:r>
          <m:r>
            <w:rPr>
              <w:rFonts w:ascii="Cambria Math" w:hAnsi="Cambria Math" w:cs="Arial"/>
            </w:rPr>
            <m:t xml:space="preserve">J(θ; </m:t>
          </m:r>
          <m:sSup>
            <m:sSupPr>
              <m:ctrlPr>
                <w:rPr>
                  <w:rFonts w:ascii="Cambria Math" w:hAnsi="Cambria Math" w:cs="Arial"/>
                  <w:i/>
                </w:rPr>
              </m:ctrlPr>
            </m:sSupPr>
            <m:e>
              <m:r>
                <w:rPr>
                  <w:rFonts w:ascii="Cambria Math" w:hAnsi="Cambria Math" w:cs="Arial"/>
                </w:rPr>
                <m:t>x</m:t>
              </m:r>
            </m:e>
            <m:sup>
              <m:r>
                <w:rPr>
                  <w:rFonts w:ascii="Cambria Math" w:hAnsi="Cambria Math" w:cs="Arial"/>
                </w:rPr>
                <m:t>(i:i+n)</m:t>
              </m:r>
            </m:sup>
          </m:sSup>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(i:i+n)</m:t>
              </m:r>
            </m:sup>
          </m:sSup>
          <m:r>
            <w:rPr>
              <w:rFonts w:ascii="Cambria Math" w:hAnsi="Cambria Math" w:cs="Arial"/>
            </w:rPr>
            <m:t>)</m:t>
          </m:r>
        </m:oMath>
      </m:oMathPara>
    </w:p>
    <w:p w14:paraId="324651A0" w14:textId="29071218" w:rsidR="00471284" w:rsidRDefault="00471284" w:rsidP="005B2BAF">
      <w:pPr>
        <w:pStyle w:val="NormalWeb"/>
        <w:spacing w:before="0" w:beforeAutospacing="0" w:after="0" w:afterAutospacing="0"/>
        <w:rPr>
          <w:rFonts w:ascii="Arial" w:hAnsi="Arial" w:cs="Arial"/>
        </w:rPr>
      </w:pPr>
      <w:r w:rsidRPr="00AD0764">
        <w:rPr>
          <w:rFonts w:ascii="Arial" w:hAnsi="Arial" w:cs="Arial"/>
        </w:rPr>
        <w:t xml:space="preserve">The mini-batch sizes range from </w:t>
      </w:r>
      <m:oMath>
        <m:r>
          <w:rPr>
            <w:rFonts w:ascii="Cambria Math" w:hAnsi="Cambria Math" w:cs="Arial"/>
          </w:rPr>
          <m:t>{</m:t>
        </m:r>
        <m:sSup>
          <m:sSupPr>
            <m:ctrlPr>
              <w:rPr>
                <w:rFonts w:ascii="Cambria Math" w:hAnsi="Cambria Math" w:cs="Arial"/>
                <w:i/>
              </w:rPr>
            </m:ctrlPr>
          </m:sSupPr>
          <m:e>
            <m:r>
              <w:rPr>
                <w:rFonts w:ascii="Cambria Math" w:hAnsi="Cambria Math" w:cs="Arial"/>
              </w:rPr>
              <m:t>2,2</m:t>
            </m:r>
          </m:e>
          <m:sup>
            <m:r>
              <w:rPr>
                <w:rFonts w:ascii="Cambria Math" w:hAnsi="Cambria Math" w:cs="Arial"/>
              </w:rPr>
              <m:t>9</m:t>
            </m:r>
          </m:sup>
        </m:sSup>
        <m:r>
          <w:rPr>
            <w:rFonts w:ascii="Cambria Math" w:hAnsi="Cambria Math" w:cs="Arial"/>
          </w:rPr>
          <m:t>}</m:t>
        </m:r>
      </m:oMath>
      <w:r w:rsidRPr="00AD0764">
        <w:rPr>
          <w:rFonts w:ascii="Arial" w:hAnsi="Arial" w:cs="Arial"/>
        </w:rPr>
        <w:t xml:space="preserve"> but when batch size is 1 it is an SGD. Mini-batch gradient descent is typically the algorithm of choice when training a neural network. </w:t>
      </w:r>
    </w:p>
    <w:p w14:paraId="0F4DF1C5" w14:textId="11CE9675" w:rsidR="00DD3BB5" w:rsidRDefault="00DD3BB5" w:rsidP="005B2BAF">
      <w:pPr>
        <w:pStyle w:val="NormalWeb"/>
        <w:spacing w:before="0" w:beforeAutospacing="0" w:after="0" w:afterAutospacing="0"/>
        <w:rPr>
          <w:rFonts w:ascii="Arial" w:eastAsiaTheme="minorEastAsia" w:hAnsi="Arial" w:cs="Arial"/>
        </w:rPr>
      </w:pPr>
    </w:p>
    <w:p w14:paraId="3D6ECDE9" w14:textId="5EDE4174" w:rsidR="005E737F" w:rsidRDefault="005E737F" w:rsidP="005B2BAF">
      <w:pPr>
        <w:pStyle w:val="NormalWeb"/>
        <w:spacing w:before="0" w:beforeAutospacing="0" w:after="0" w:afterAutospacing="0"/>
        <w:rPr>
          <w:rFonts w:ascii="Arial" w:eastAsiaTheme="minorEastAsia" w:hAnsi="Arial" w:cs="Arial"/>
        </w:rPr>
      </w:pPr>
    </w:p>
    <w:p w14:paraId="0F81E8DE" w14:textId="05CF4B71" w:rsidR="005E737F" w:rsidRDefault="005E737F" w:rsidP="005B2BAF">
      <w:pPr>
        <w:pStyle w:val="NormalWeb"/>
        <w:spacing w:before="0" w:beforeAutospacing="0" w:after="0" w:afterAutospacing="0"/>
        <w:rPr>
          <w:rFonts w:ascii="Arial" w:eastAsiaTheme="minorEastAsia" w:hAnsi="Arial" w:cs="Arial"/>
        </w:rPr>
      </w:pPr>
    </w:p>
    <w:p w14:paraId="7C8DE9C4" w14:textId="62151186" w:rsidR="005E737F" w:rsidRDefault="005E737F" w:rsidP="005B2BAF">
      <w:pPr>
        <w:pStyle w:val="NormalWeb"/>
        <w:spacing w:before="0" w:beforeAutospacing="0" w:after="0" w:afterAutospacing="0"/>
        <w:rPr>
          <w:rFonts w:ascii="Arial" w:eastAsiaTheme="minorEastAsia" w:hAnsi="Arial" w:cs="Arial"/>
        </w:rPr>
      </w:pPr>
    </w:p>
    <w:p w14:paraId="5D4E379E" w14:textId="1CB87E7E" w:rsidR="00073BA0" w:rsidRDefault="00073BA0" w:rsidP="005B2BAF">
      <w:pPr>
        <w:pStyle w:val="NormalWeb"/>
        <w:spacing w:before="0" w:beforeAutospacing="0" w:after="0" w:afterAutospacing="0"/>
        <w:rPr>
          <w:rFonts w:ascii="Arial" w:eastAsiaTheme="minorEastAsia" w:hAnsi="Arial" w:cs="Arial"/>
        </w:rPr>
      </w:pPr>
    </w:p>
    <w:p w14:paraId="6CD9764C" w14:textId="6D9C293C" w:rsidR="00073BA0" w:rsidRDefault="00073BA0" w:rsidP="005B2BAF">
      <w:pPr>
        <w:pStyle w:val="NormalWeb"/>
        <w:spacing w:before="0" w:beforeAutospacing="0" w:after="0" w:afterAutospacing="0"/>
        <w:rPr>
          <w:rFonts w:ascii="Arial" w:eastAsiaTheme="minorEastAsia" w:hAnsi="Arial" w:cs="Arial"/>
        </w:rPr>
      </w:pPr>
    </w:p>
    <w:p w14:paraId="1AE6C4BB" w14:textId="77777777" w:rsidR="00073BA0" w:rsidRPr="005E737F" w:rsidRDefault="00073BA0" w:rsidP="005B2BAF">
      <w:pPr>
        <w:pStyle w:val="NormalWeb"/>
        <w:spacing w:before="0" w:beforeAutospacing="0" w:after="0" w:afterAutospacing="0"/>
        <w:rPr>
          <w:rFonts w:ascii="Arial" w:eastAsiaTheme="minorEastAsia" w:hAnsi="Arial" w:cs="Arial" w:hint="eastAsia"/>
        </w:rPr>
      </w:pPr>
    </w:p>
    <w:p w14:paraId="4EB62970" w14:textId="1D0E030E" w:rsidR="00471284" w:rsidRPr="007446C0" w:rsidRDefault="007446C0" w:rsidP="00904FD9">
      <w:pPr>
        <w:pStyle w:val="NormalWeb"/>
        <w:spacing w:before="0" w:beforeAutospacing="0" w:after="0" w:afterAutospacing="0" w:line="360" w:lineRule="auto"/>
        <w:rPr>
          <w:rFonts w:ascii="Arial" w:hAnsi="Arial" w:cs="Arial"/>
          <w:b/>
          <w:bCs/>
          <w:i/>
          <w:iCs/>
        </w:rPr>
      </w:pPr>
      <w:r>
        <w:rPr>
          <w:rFonts w:ascii="Arial" w:hAnsi="Arial" w:cs="Arial"/>
          <w:b/>
          <w:bCs/>
          <w:i/>
          <w:iCs/>
        </w:rPr>
        <w:t xml:space="preserve">4.1.3 </w:t>
      </w:r>
      <w:r w:rsidR="00471284" w:rsidRPr="007446C0">
        <w:rPr>
          <w:rFonts w:ascii="Arial" w:hAnsi="Arial" w:cs="Arial"/>
          <w:b/>
          <w:bCs/>
          <w:i/>
          <w:iCs/>
        </w:rPr>
        <w:t xml:space="preserve">Stochastic </w:t>
      </w:r>
      <w:r w:rsidR="00904FD9" w:rsidRPr="007446C0">
        <w:rPr>
          <w:rFonts w:ascii="Arial" w:hAnsi="Arial" w:cs="Arial"/>
          <w:b/>
          <w:bCs/>
          <w:i/>
          <w:iCs/>
        </w:rPr>
        <w:t>G</w:t>
      </w:r>
      <w:r w:rsidR="00471284" w:rsidRPr="007446C0">
        <w:rPr>
          <w:rFonts w:ascii="Arial" w:hAnsi="Arial" w:cs="Arial"/>
          <w:b/>
          <w:bCs/>
          <w:i/>
          <w:iCs/>
        </w:rPr>
        <w:t xml:space="preserve">radient </w:t>
      </w:r>
      <w:r w:rsidR="00904FD9" w:rsidRPr="007446C0">
        <w:rPr>
          <w:rFonts w:ascii="Arial" w:hAnsi="Arial" w:cs="Arial"/>
          <w:b/>
          <w:bCs/>
          <w:i/>
          <w:iCs/>
        </w:rPr>
        <w:t>D</w:t>
      </w:r>
      <w:r w:rsidR="00471284" w:rsidRPr="007446C0">
        <w:rPr>
          <w:rFonts w:ascii="Arial" w:hAnsi="Arial" w:cs="Arial"/>
          <w:b/>
          <w:bCs/>
          <w:i/>
          <w:iCs/>
        </w:rPr>
        <w:t xml:space="preserve">escent (SGD) </w:t>
      </w:r>
    </w:p>
    <w:p w14:paraId="3D607E03" w14:textId="77777777" w:rsidR="00471284" w:rsidRPr="00AD0764" w:rsidRDefault="00471284" w:rsidP="00904FD9">
      <w:pPr>
        <w:pStyle w:val="NormalWeb"/>
        <w:spacing w:before="0" w:beforeAutospacing="0" w:after="0" w:afterAutospacing="0"/>
        <w:ind w:firstLine="480"/>
        <w:rPr>
          <w:rFonts w:ascii="Arial" w:hAnsi="Arial" w:cs="Arial"/>
        </w:rPr>
      </w:pPr>
      <w:r w:rsidRPr="00AD0764">
        <w:rPr>
          <w:rFonts w:ascii="Arial" w:hAnsi="Arial" w:cs="Arial"/>
        </w:rPr>
        <w:lastRenderedPageBreak/>
        <w:t>SGD is proposed to improve the batch gradient descent method which the main idea is to perform a parameter update for each training example</w:t>
      </w:r>
      <m:oMath>
        <m:sSup>
          <m:sSupPr>
            <m:ctrlPr>
              <w:rPr>
                <w:rFonts w:ascii="Cambria Math" w:hAnsi="Cambria Math" w:cs="Arial"/>
              </w:rPr>
            </m:ctrlPr>
          </m:sSupPr>
          <m:e>
            <m:r>
              <m:rPr>
                <m:sty m:val="p"/>
              </m:rPr>
              <w:rPr>
                <w:rFonts w:ascii="Cambria Math" w:hAnsi="Cambria Math" w:cs="Arial"/>
              </w:rPr>
              <m:t xml:space="preserve"> x</m:t>
            </m:r>
          </m:e>
          <m:sup>
            <m:r>
              <m:rPr>
                <m:sty m:val="p"/>
              </m:rPr>
              <w:rPr>
                <w:rFonts w:ascii="Cambria Math" w:hAnsi="Cambria Math" w:cs="Arial"/>
              </w:rPr>
              <m:t>(i)</m:t>
            </m:r>
          </m:sup>
        </m:sSup>
        <m:r>
          <m:rPr>
            <m:sty m:val="p"/>
          </m:rPr>
          <w:rPr>
            <w:rFonts w:ascii="Cambria Math" w:hAnsi="Cambria Math" w:cs="Arial"/>
            <w:position w:val="8"/>
          </w:rPr>
          <m:t xml:space="preserve"> </m:t>
        </m:r>
      </m:oMath>
      <w:r w:rsidRPr="00AD0764">
        <w:rPr>
          <w:rFonts w:ascii="Arial" w:hAnsi="Arial" w:cs="Arial"/>
        </w:rPr>
        <w:t>and label</w:t>
      </w:r>
      <m:oMath>
        <m:sSup>
          <m:sSupPr>
            <m:ctrlPr>
              <w:rPr>
                <w:rFonts w:ascii="Cambria Math" w:hAnsi="Cambria Math" w:cs="Arial"/>
              </w:rPr>
            </m:ctrlPr>
          </m:sSupPr>
          <m:e>
            <m:r>
              <m:rPr>
                <m:sty m:val="p"/>
              </m:rPr>
              <w:rPr>
                <w:rFonts w:ascii="Cambria Math" w:hAnsi="Cambria Math" w:cs="Arial"/>
              </w:rPr>
              <m:t xml:space="preserve"> y</m:t>
            </m:r>
          </m:e>
          <m:sup>
            <m:r>
              <m:rPr>
                <m:sty m:val="p"/>
              </m:rPr>
              <w:rPr>
                <w:rFonts w:ascii="Cambria Math" w:hAnsi="Cambria Math" w:cs="Arial"/>
              </w:rPr>
              <m:t>(i)</m:t>
            </m:r>
          </m:sup>
        </m:sSup>
      </m:oMath>
      <w:r w:rsidRPr="00AD0764">
        <w:rPr>
          <w:rFonts w:ascii="Arial" w:hAnsi="Arial" w:cs="Arial"/>
        </w:rPr>
        <w:t>. i.e.</w:t>
      </w:r>
    </w:p>
    <w:p w14:paraId="39CF0824" w14:textId="77777777" w:rsidR="00471284" w:rsidRPr="00AD0764" w:rsidRDefault="00471284" w:rsidP="005B2BAF">
      <w:pPr>
        <w:pStyle w:val="NormalWeb"/>
        <w:spacing w:before="0" w:beforeAutospacing="0" w:after="0" w:afterAutospacing="0"/>
        <w:rPr>
          <w:rFonts w:ascii="Arial" w:hAnsi="Arial" w:cs="Arial"/>
        </w:rPr>
      </w:pPr>
      <m:oMathPara>
        <m:oMath>
          <m:r>
            <m:rPr>
              <m:sty m:val="p"/>
            </m:rPr>
            <w:rPr>
              <w:rFonts w:ascii="Cambria Math" w:hAnsi="Cambria Math" w:cs="Arial"/>
            </w:rPr>
            <m:t xml:space="preserve">θ = θ - η · </m:t>
          </m:r>
          <m:sSub>
            <m:sSubPr>
              <m:ctrlPr>
                <w:rPr>
                  <w:rFonts w:ascii="Cambria Math" w:hAnsi="Cambria Math" w:cs="Arial"/>
                </w:rPr>
              </m:ctrlPr>
            </m:sSubPr>
            <m:e>
              <m:r>
                <m:rPr>
                  <m:sty m:val="p"/>
                </m:rPr>
                <w:rPr>
                  <w:rFonts w:ascii="Cambria Math" w:hAnsi="Cambria Math" w:cs="Arial"/>
                </w:rPr>
                <m:t>∇</m:t>
              </m:r>
            </m:e>
            <m:sub>
              <m:r>
                <m:rPr>
                  <m:sty m:val="p"/>
                </m:rPr>
                <w:rPr>
                  <w:rFonts w:ascii="Cambria Math" w:hAnsi="Cambria Math" w:cs="Arial"/>
                  <w:position w:val="-2"/>
                </w:rPr>
                <m:t>θ</m:t>
              </m:r>
            </m:sub>
          </m:sSub>
          <m:r>
            <m:rPr>
              <m:sty m:val="p"/>
            </m:rPr>
            <w:rPr>
              <w:rFonts w:ascii="Cambria Math" w:hAnsi="Cambria Math" w:cs="Arial"/>
            </w:rPr>
            <m:t xml:space="preserve">J(θ; </m:t>
          </m:r>
          <m:sSup>
            <m:sSupPr>
              <m:ctrlPr>
                <w:rPr>
                  <w:rFonts w:ascii="Cambria Math" w:hAnsi="Cambria Math" w:cs="Arial"/>
                </w:rPr>
              </m:ctrlPr>
            </m:sSupPr>
            <m:e>
              <m:r>
                <m:rPr>
                  <m:sty m:val="p"/>
                </m:rPr>
                <w:rPr>
                  <w:rFonts w:ascii="Cambria Math" w:hAnsi="Cambria Math" w:cs="Arial"/>
                </w:rPr>
                <m:t>x</m:t>
              </m:r>
            </m:e>
            <m:sup>
              <m:r>
                <m:rPr>
                  <m:sty m:val="p"/>
                </m:rPr>
                <w:rPr>
                  <w:rFonts w:ascii="Cambria Math" w:hAnsi="Cambria Math" w:cs="Arial"/>
                </w:rPr>
                <m:t>(i)</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y</m:t>
              </m:r>
            </m:e>
            <m:sup>
              <m:r>
                <m:rPr>
                  <m:sty m:val="p"/>
                </m:rPr>
                <w:rPr>
                  <w:rFonts w:ascii="Cambria Math" w:hAnsi="Cambria Math" w:cs="Arial"/>
                </w:rPr>
                <m:t>(i)</m:t>
              </m:r>
            </m:sup>
          </m:sSup>
          <m:r>
            <m:rPr>
              <m:sty m:val="p"/>
            </m:rPr>
            <w:rPr>
              <w:rFonts w:ascii="Cambria Math" w:hAnsi="Cambria Math" w:cs="Arial"/>
            </w:rPr>
            <m:t xml:space="preserve">) </m:t>
          </m:r>
        </m:oMath>
      </m:oMathPara>
    </w:p>
    <w:p w14:paraId="567818C1" w14:textId="337F33BC" w:rsidR="00471284" w:rsidRDefault="00471284" w:rsidP="00904FD9">
      <w:pPr>
        <w:pStyle w:val="NormalWeb"/>
        <w:spacing w:before="0" w:beforeAutospacing="0" w:after="0" w:afterAutospacing="0"/>
        <w:ind w:firstLine="480"/>
        <w:rPr>
          <w:rFonts w:ascii="Arial" w:hAnsi="Arial" w:cs="Arial"/>
        </w:rPr>
      </w:pPr>
      <w:r w:rsidRPr="00AD0764">
        <w:rPr>
          <w:rFonts w:ascii="Arial" w:hAnsi="Arial" w:cs="Arial"/>
        </w:rPr>
        <w:t>Batch gradient descent performs excessive computations for large datasets since it computes gradients for similar examples repeatedly before each parameter update. SGD opposes redundancy by performing only one update at a time. Therefore, SGD is usually much faster than batch gradient descent. SGD performs frequent updates with a high variance that cause the loss function to fluctuate. While batch gradient descent converges to the minimum of the pool of the parameters. On the one hand, the fluctuation in SGD enables it to change to new and potentially better local minima. Although this complicates the convergence to the exact minimum, it has been known that when the learning rate increase slowly, SGD will have the same convergence behavior as batch gradient descent, almost certainly converging to either local or the global minimum for non-convex and convex optimization correspondingly.</w:t>
      </w:r>
    </w:p>
    <w:p w14:paraId="679D3722" w14:textId="77777777" w:rsidR="001F28E6" w:rsidRDefault="001F28E6" w:rsidP="00904FD9">
      <w:pPr>
        <w:pStyle w:val="NormalWeb"/>
        <w:spacing w:before="0" w:beforeAutospacing="0" w:after="0" w:afterAutospacing="0" w:line="360" w:lineRule="auto"/>
        <w:rPr>
          <w:rFonts w:ascii="Arial" w:hAnsi="Arial" w:cs="Arial"/>
        </w:rPr>
      </w:pPr>
    </w:p>
    <w:p w14:paraId="585A8F7C" w14:textId="783D6D76" w:rsidR="00471284" w:rsidRPr="00904FD9" w:rsidRDefault="007446C0" w:rsidP="00904FD9">
      <w:pPr>
        <w:pStyle w:val="NormalWeb"/>
        <w:spacing w:before="0" w:beforeAutospacing="0" w:after="0" w:afterAutospacing="0" w:line="360" w:lineRule="auto"/>
        <w:rPr>
          <w:rFonts w:ascii="Arial" w:hAnsi="Arial" w:cs="Arial"/>
          <w:b/>
          <w:bCs/>
          <w:i/>
          <w:iCs/>
        </w:rPr>
      </w:pPr>
      <w:r>
        <w:rPr>
          <w:rFonts w:ascii="Arial" w:hAnsi="Arial" w:cs="Arial"/>
          <w:b/>
          <w:bCs/>
          <w:i/>
          <w:iCs/>
        </w:rPr>
        <w:t xml:space="preserve">4.1.4 </w:t>
      </w:r>
      <w:r w:rsidR="00471284" w:rsidRPr="00904FD9">
        <w:rPr>
          <w:rFonts w:ascii="Arial" w:hAnsi="Arial" w:cs="Arial"/>
          <w:b/>
          <w:bCs/>
          <w:i/>
          <w:iCs/>
        </w:rPr>
        <w:t xml:space="preserve">Adaptive </w:t>
      </w:r>
      <w:r w:rsidR="00904FD9" w:rsidRPr="00904FD9">
        <w:rPr>
          <w:rFonts w:ascii="Arial" w:hAnsi="Arial" w:cs="Arial"/>
          <w:b/>
          <w:bCs/>
          <w:i/>
          <w:iCs/>
        </w:rPr>
        <w:t>M</w:t>
      </w:r>
      <w:r w:rsidR="00471284" w:rsidRPr="00904FD9">
        <w:rPr>
          <w:rFonts w:ascii="Arial" w:hAnsi="Arial" w:cs="Arial"/>
          <w:b/>
          <w:bCs/>
          <w:i/>
          <w:iCs/>
        </w:rPr>
        <w:t xml:space="preserve">oment </w:t>
      </w:r>
      <w:r w:rsidR="00904FD9" w:rsidRPr="00904FD9">
        <w:rPr>
          <w:rFonts w:ascii="Arial" w:hAnsi="Arial" w:cs="Arial"/>
          <w:b/>
          <w:bCs/>
          <w:i/>
          <w:iCs/>
        </w:rPr>
        <w:t>E</w:t>
      </w:r>
      <w:r w:rsidR="00471284" w:rsidRPr="00904FD9">
        <w:rPr>
          <w:rFonts w:ascii="Arial" w:hAnsi="Arial" w:cs="Arial"/>
          <w:b/>
          <w:bCs/>
          <w:i/>
          <w:iCs/>
        </w:rPr>
        <w:t>stimation (Adam)</w:t>
      </w:r>
    </w:p>
    <w:p w14:paraId="253F6D0D" w14:textId="77777777" w:rsidR="00471284" w:rsidRPr="00AD0764" w:rsidRDefault="00471284" w:rsidP="00904FD9">
      <w:pPr>
        <w:pStyle w:val="NormalWeb"/>
        <w:spacing w:before="0" w:beforeAutospacing="0" w:after="0" w:afterAutospacing="0"/>
        <w:ind w:firstLine="480"/>
        <w:rPr>
          <w:rFonts w:ascii="Arial" w:hAnsi="Arial" w:cs="Arial"/>
        </w:rPr>
      </w:pPr>
      <w:r w:rsidRPr="00AD0764">
        <w:rPr>
          <w:rFonts w:ascii="Arial" w:hAnsi="Arial" w:cs="Arial"/>
        </w:rPr>
        <w:t xml:space="preserve">In practice, it is too sensitive to decide the hyperparameter learning rate </w:t>
      </w:r>
      <m:oMath>
        <m:r>
          <m:rPr>
            <m:sty m:val="p"/>
          </m:rPr>
          <w:rPr>
            <w:rFonts w:ascii="Cambria Math" w:hAnsi="Cambria Math" w:cs="Arial"/>
          </w:rPr>
          <m:t>η</m:t>
        </m:r>
      </m:oMath>
      <w:r w:rsidRPr="00AD0764">
        <w:rPr>
          <w:rFonts w:ascii="Arial" w:hAnsi="Arial" w:cs="Arial"/>
        </w:rPr>
        <w:t>, thus Adam is implemented as a gradient descent optimization algorithm. Adam incorporates the idea of RMSprop and Momentum with a bias correction which is to store an exponentially decaying average of past squared gradients</w:t>
      </w:r>
      <m:oMath>
        <m:sSubSup>
          <m:sSubSupPr>
            <m:ctrlPr>
              <w:rPr>
                <w:rFonts w:ascii="Cambria Math" w:hAnsi="Cambria Math" w:cs="Arial"/>
                <w:i/>
              </w:rPr>
            </m:ctrlPr>
          </m:sSubSupPr>
          <m:e>
            <m:r>
              <w:rPr>
                <w:rFonts w:ascii="Cambria Math" w:hAnsi="Cambria Math" w:cs="Arial"/>
              </w:rPr>
              <m:t xml:space="preserve"> v</m:t>
            </m:r>
          </m:e>
          <m:sub>
            <m:r>
              <w:rPr>
                <w:rFonts w:ascii="Cambria Math" w:hAnsi="Cambria Math" w:cs="Arial"/>
              </w:rPr>
              <m:t>d</m:t>
            </m:r>
          </m:sub>
          <m:sup>
            <m:r>
              <w:rPr>
                <w:rFonts w:ascii="Cambria Math" w:hAnsi="Cambria Math" w:cs="Arial"/>
              </w:rPr>
              <m:t>(t)</m:t>
            </m:r>
          </m:sup>
        </m:sSubSup>
      </m:oMath>
      <w:r w:rsidRPr="00AD0764">
        <w:rPr>
          <w:rFonts w:ascii="Arial" w:hAnsi="Arial" w:cs="Arial"/>
        </w:rPr>
        <w:t>, also keep an exponentially decaying average of past gradients</w:t>
      </w:r>
      <m:oMath>
        <m:sSubSup>
          <m:sSubSupPr>
            <m:ctrlPr>
              <w:rPr>
                <w:rFonts w:ascii="Cambria Math" w:hAnsi="Cambria Math" w:cs="Arial"/>
                <w:i/>
              </w:rPr>
            </m:ctrlPr>
          </m:sSubSupPr>
          <m:e>
            <m:r>
              <w:rPr>
                <w:rFonts w:ascii="Cambria Math" w:hAnsi="Cambria Math" w:cs="Arial"/>
              </w:rPr>
              <m:t xml:space="preserve"> m</m:t>
            </m:r>
          </m:e>
          <m:sub>
            <m:r>
              <w:rPr>
                <w:rFonts w:ascii="Cambria Math" w:hAnsi="Cambria Math" w:cs="Arial"/>
              </w:rPr>
              <m:t>d</m:t>
            </m:r>
          </m:sub>
          <m:sup>
            <m:r>
              <w:rPr>
                <w:rFonts w:ascii="Cambria Math" w:hAnsi="Cambria Math" w:cs="Arial"/>
              </w:rPr>
              <m:t>(t)</m:t>
            </m:r>
          </m:sup>
        </m:sSubSup>
      </m:oMath>
      <w:r w:rsidRPr="00AD0764">
        <w:rPr>
          <w:rFonts w:ascii="Arial" w:hAnsi="Arial" w:cs="Arial"/>
        </w:rPr>
        <w:t>. i.e.</w:t>
      </w:r>
    </w:p>
    <w:p w14:paraId="0D475FDF" w14:textId="77777777" w:rsidR="00471284" w:rsidRPr="00AD0764" w:rsidRDefault="00EA7176" w:rsidP="005B2BAF">
      <w:pPr>
        <w:pStyle w:val="NormalWeb"/>
        <w:spacing w:before="0" w:beforeAutospacing="0" w:after="0" w:afterAutospacing="0"/>
        <w:jc w:val="center"/>
        <w:rPr>
          <w:rFonts w:ascii="Arial" w:hAnsi="Arial" w:cs="Arial"/>
          <w:position w:val="-2"/>
        </w:rPr>
      </w:pPr>
      <m:oMath>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r>
              <w:rPr>
                <w:rFonts w:ascii="Cambria Math" w:hAnsi="Cambria Math" w:cs="Arial"/>
              </w:rPr>
              <m:t>(t)</m:t>
            </m:r>
          </m:sup>
        </m:sSubSup>
        <m:r>
          <w:rPr>
            <w:rFonts w:ascii="Cambria Math" w:hAnsi="Cambria Math" w:cs="Arial"/>
            <w:position w:val="-2"/>
          </w:rPr>
          <m:t xml:space="preserve"> </m:t>
        </m:r>
        <m:r>
          <w:rPr>
            <w:rFonts w:ascii="Cambria Math" w:hAnsi="Cambria Math" w:cs="Arial"/>
          </w:rPr>
          <m:t xml:space="preserve">= </m:t>
        </m:r>
        <m:sSub>
          <m:sSubPr>
            <m:ctrlPr>
              <w:rPr>
                <w:rFonts w:ascii="Cambria Math" w:hAnsi="Cambria Math" w:cs="Arial"/>
                <w:i/>
                <w:position w:val="-2"/>
              </w:rPr>
            </m:ctrlPr>
          </m:sSubPr>
          <m:e>
            <m:r>
              <w:rPr>
                <w:rFonts w:ascii="Cambria Math" w:hAnsi="Cambria Math" w:cs="Arial"/>
              </w:rPr>
              <m:t>β</m:t>
            </m:r>
            <m:ctrlPr>
              <w:rPr>
                <w:rFonts w:ascii="Cambria Math" w:hAnsi="Cambria Math" w:cs="Arial"/>
                <w:i/>
              </w:rPr>
            </m:ctrlPr>
          </m:e>
          <m:sub>
            <m:r>
              <w:rPr>
                <w:rFonts w:ascii="Cambria Math" w:hAnsi="Cambria Math" w:cs="Arial"/>
                <w:position w:val="-2"/>
              </w:rPr>
              <m:t>1</m:t>
            </m:r>
          </m:sub>
        </m:sSub>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r>
              <w:rPr>
                <w:rFonts w:ascii="Cambria Math" w:hAnsi="Cambria Math" w:cs="Arial"/>
              </w:rPr>
              <m:t>(t-1)</m:t>
            </m:r>
          </m:sup>
        </m:sSubSup>
        <m:r>
          <w:rPr>
            <w:rFonts w:ascii="Cambria Math" w:hAnsi="Cambria Math" w:cs="Arial"/>
            <w:position w:val="-2"/>
          </w:rPr>
          <m:t>-</m:t>
        </m:r>
        <m:r>
          <w:rPr>
            <w:rFonts w:ascii="Cambria Math" w:hAnsi="Cambria Math" w:cs="Arial"/>
          </w:rPr>
          <m:t xml:space="preserve"> </m:t>
        </m:r>
        <m:d>
          <m:dPr>
            <m:ctrlPr>
              <w:rPr>
                <w:rFonts w:ascii="Cambria Math" w:hAnsi="Cambria Math" w:cs="Arial"/>
                <w:i/>
              </w:rPr>
            </m:ctrlPr>
          </m:dPr>
          <m:e>
            <m:r>
              <w:rPr>
                <w:rFonts w:ascii="Cambria Math" w:hAnsi="Cambria Math" w:cs="Arial"/>
              </w:rPr>
              <m:t xml:space="preserve">1 - </m:t>
            </m:r>
            <m:sSub>
              <m:sSubPr>
                <m:ctrlPr>
                  <w:rPr>
                    <w:rFonts w:ascii="Cambria Math" w:hAnsi="Cambria Math" w:cs="Arial"/>
                    <w:i/>
                    <w:position w:val="-2"/>
                  </w:rPr>
                </m:ctrlPr>
              </m:sSubPr>
              <m:e>
                <m:r>
                  <w:rPr>
                    <w:rFonts w:ascii="Cambria Math" w:hAnsi="Cambria Math" w:cs="Arial"/>
                  </w:rPr>
                  <m:t>β</m:t>
                </m:r>
                <m:ctrlPr>
                  <w:rPr>
                    <w:rFonts w:ascii="Cambria Math" w:hAnsi="Cambria Math" w:cs="Arial"/>
                    <w:i/>
                  </w:rPr>
                </m:ctrlPr>
              </m:e>
              <m:sub>
                <m:r>
                  <w:rPr>
                    <w:rFonts w:ascii="Cambria Math" w:hAnsi="Cambria Math" w:cs="Arial"/>
                    <w:position w:val="-2"/>
                  </w:rPr>
                  <m:t>1</m:t>
                </m:r>
              </m:sub>
            </m:sSub>
          </m:e>
        </m:d>
        <m:sSubSup>
          <m:sSubSupPr>
            <m:ctrlPr>
              <w:rPr>
                <w:rFonts w:ascii="Cambria Math" w:hAnsi="Cambria Math" w:cs="Arial"/>
                <w:i/>
              </w:rPr>
            </m:ctrlPr>
          </m:sSubSupPr>
          <m:e>
            <m:r>
              <w:rPr>
                <w:rFonts w:ascii="Cambria Math" w:hAnsi="Cambria Math" w:cs="Arial"/>
              </w:rPr>
              <m:t>g</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ctrlPr>
              <w:rPr>
                <w:rFonts w:ascii="Cambria Math" w:hAnsi="Cambria Math" w:cs="Arial"/>
                <w:i/>
                <w:position w:val="-2"/>
              </w:rPr>
            </m:ctrlPr>
          </m:sup>
        </m:sSubSup>
      </m:oMath>
      <w:r w:rsidR="00471284" w:rsidRPr="00AD0764">
        <w:rPr>
          <w:rFonts w:ascii="Arial" w:hAnsi="Arial" w:cs="Arial"/>
          <w:position w:val="-2"/>
        </w:rPr>
        <w:t xml:space="preserve"> , </w:t>
      </w:r>
      <m:oMath>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r>
              <w:rPr>
                <w:rFonts w:ascii="Cambria Math" w:hAnsi="Cambria Math" w:cs="Arial"/>
              </w:rPr>
              <m:t>(t)</m:t>
            </m:r>
          </m:sup>
        </m:sSubSup>
        <m:r>
          <w:rPr>
            <w:rFonts w:ascii="Cambria Math" w:hAnsi="Cambria Math" w:cs="Arial"/>
            <w:position w:val="-2"/>
          </w:rPr>
          <m:t xml:space="preserve"> </m:t>
        </m:r>
        <m:r>
          <w:rPr>
            <w:rFonts w:ascii="Cambria Math" w:hAnsi="Cambria Math" w:cs="Arial"/>
          </w:rPr>
          <m:t xml:space="preserve">= </m:t>
        </m:r>
        <m:sSub>
          <m:sSubPr>
            <m:ctrlPr>
              <w:rPr>
                <w:rFonts w:ascii="Cambria Math" w:hAnsi="Cambria Math" w:cs="Arial"/>
                <w:i/>
                <w:position w:val="-2"/>
              </w:rPr>
            </m:ctrlPr>
          </m:sSubPr>
          <m:e>
            <m:r>
              <w:rPr>
                <w:rFonts w:ascii="Cambria Math" w:hAnsi="Cambria Math" w:cs="Arial"/>
              </w:rPr>
              <m:t>β</m:t>
            </m:r>
            <m:ctrlPr>
              <w:rPr>
                <w:rFonts w:ascii="Cambria Math" w:hAnsi="Cambria Math" w:cs="Arial"/>
                <w:i/>
              </w:rPr>
            </m:ctrlPr>
          </m:e>
          <m:sub>
            <m:r>
              <w:rPr>
                <w:rFonts w:ascii="Cambria Math" w:hAnsi="Cambria Math" w:cs="Arial"/>
                <w:position w:val="-2"/>
              </w:rPr>
              <m:t>2</m:t>
            </m:r>
          </m:sub>
        </m:sSub>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r>
              <w:rPr>
                <w:rFonts w:ascii="Cambria Math" w:hAnsi="Cambria Math" w:cs="Arial"/>
              </w:rPr>
              <m:t>(t-1)</m:t>
            </m:r>
          </m:sup>
        </m:sSubSup>
        <m:r>
          <w:rPr>
            <w:rFonts w:ascii="Cambria Math" w:hAnsi="Cambria Math" w:cs="Arial"/>
            <w:position w:val="-2"/>
          </w:rPr>
          <m:t>-</m:t>
        </m:r>
        <m:r>
          <w:rPr>
            <w:rFonts w:ascii="Cambria Math" w:hAnsi="Cambria Math" w:cs="Arial"/>
          </w:rPr>
          <m:t xml:space="preserve"> </m:t>
        </m:r>
        <m:d>
          <m:dPr>
            <m:ctrlPr>
              <w:rPr>
                <w:rFonts w:ascii="Cambria Math" w:hAnsi="Cambria Math" w:cs="Arial"/>
                <w:i/>
              </w:rPr>
            </m:ctrlPr>
          </m:dPr>
          <m:e>
            <m:r>
              <w:rPr>
                <w:rFonts w:ascii="Cambria Math" w:hAnsi="Cambria Math" w:cs="Arial"/>
              </w:rPr>
              <m:t xml:space="preserve">1 - </m:t>
            </m:r>
            <m:sSub>
              <m:sSubPr>
                <m:ctrlPr>
                  <w:rPr>
                    <w:rFonts w:ascii="Cambria Math" w:hAnsi="Cambria Math" w:cs="Arial"/>
                    <w:i/>
                    <w:position w:val="-2"/>
                  </w:rPr>
                </m:ctrlPr>
              </m:sSubPr>
              <m:e>
                <m:r>
                  <w:rPr>
                    <w:rFonts w:ascii="Cambria Math" w:hAnsi="Cambria Math" w:cs="Arial"/>
                  </w:rPr>
                  <m:t>β</m:t>
                </m:r>
                <m:ctrlPr>
                  <w:rPr>
                    <w:rFonts w:ascii="Cambria Math" w:hAnsi="Cambria Math" w:cs="Arial"/>
                    <w:i/>
                  </w:rPr>
                </m:ctrlPr>
              </m:e>
              <m:sub>
                <m:r>
                  <w:rPr>
                    <w:rFonts w:ascii="Cambria Math" w:hAnsi="Cambria Math" w:cs="Arial"/>
                    <w:position w:val="-2"/>
                  </w:rPr>
                  <m:t>2</m:t>
                </m:r>
              </m:sub>
            </m:sSub>
          </m:e>
        </m:d>
        <m:sSup>
          <m:sSupPr>
            <m:ctrlPr>
              <w:rPr>
                <w:rFonts w:ascii="Cambria Math" w:hAnsi="Cambria Math" w:cs="Arial"/>
                <w:i/>
                <w:position w:val="-2"/>
              </w:rPr>
            </m:ctrlPr>
          </m:sSupPr>
          <m:e>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g</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ctrlPr>
                      <w:rPr>
                        <w:rFonts w:ascii="Cambria Math" w:hAnsi="Cambria Math" w:cs="Arial"/>
                        <w:i/>
                        <w:position w:val="-2"/>
                      </w:rPr>
                    </m:ctrlPr>
                  </m:sup>
                </m:sSubSup>
                <m:ctrlPr>
                  <w:rPr>
                    <w:rFonts w:ascii="Cambria Math" w:hAnsi="Cambria Math" w:cs="Arial"/>
                    <w:i/>
                    <w:position w:val="-2"/>
                  </w:rPr>
                </m:ctrlPr>
              </m:e>
            </m:d>
          </m:e>
          <m:sup>
            <m:r>
              <w:rPr>
                <w:rFonts w:ascii="Cambria Math" w:hAnsi="Cambria Math" w:cs="Arial"/>
                <w:position w:val="-2"/>
              </w:rPr>
              <m:t>2</m:t>
            </m:r>
          </m:sup>
        </m:sSup>
      </m:oMath>
    </w:p>
    <w:p w14:paraId="0635A0D1" w14:textId="63019A43" w:rsidR="00471284" w:rsidRPr="00AD0764" w:rsidRDefault="00471284" w:rsidP="005B2BAF">
      <w:pPr>
        <w:pStyle w:val="NormalWeb"/>
        <w:spacing w:before="0" w:beforeAutospacing="0" w:after="0" w:afterAutospacing="0"/>
        <w:rPr>
          <w:rFonts w:ascii="Arial" w:hAnsi="Arial" w:cs="Arial"/>
        </w:rPr>
      </w:pPr>
      <w:r w:rsidRPr="00AD0764">
        <w:rPr>
          <w:rFonts w:ascii="Arial" w:hAnsi="Arial" w:cs="Arial"/>
        </w:rPr>
        <w:t xml:space="preserve"> </w:t>
      </w:r>
      <m:oMath>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and </w:t>
      </w:r>
      <m:oMath>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are estimates of the first moment and the second moment of the </w:t>
      </w:r>
      <w:r w:rsidR="000C32D3" w:rsidRPr="00AD0764">
        <w:rPr>
          <w:rFonts w:ascii="Arial" w:hAnsi="Arial" w:cs="Arial"/>
        </w:rPr>
        <w:t>gradients,</w:t>
      </w:r>
      <w:r w:rsidRPr="00AD0764">
        <w:rPr>
          <w:rFonts w:ascii="Arial" w:hAnsi="Arial" w:cs="Arial"/>
        </w:rPr>
        <w:t xml:space="preserve"> respectively. As </w:t>
      </w:r>
      <m:oMath>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and </w:t>
      </w:r>
      <m:oMath>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are initialized as zero vectors, so under the initial condition both </w:t>
      </w:r>
      <m:oMath>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and </w:t>
      </w:r>
      <m:oMath>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r>
              <w:rPr>
                <w:rFonts w:ascii="Cambria Math" w:hAnsi="Cambria Math" w:cs="Arial"/>
              </w:rPr>
              <m:t>(t)</m:t>
            </m:r>
          </m:sup>
        </m:sSubSup>
      </m:oMath>
      <w:r w:rsidRPr="00AD0764">
        <w:rPr>
          <w:rFonts w:ascii="Arial" w:hAnsi="Arial" w:cs="Arial"/>
          <w:position w:val="-2"/>
        </w:rPr>
        <w:t xml:space="preserve"> </w:t>
      </w:r>
      <w:r w:rsidRPr="00AD0764">
        <w:rPr>
          <w:rFonts w:ascii="Arial" w:hAnsi="Arial" w:cs="Arial"/>
        </w:rPr>
        <w:t xml:space="preserve">are biased towards zero. By computing the unbiased first and second moment estimates </w:t>
      </w:r>
    </w:p>
    <w:p w14:paraId="52672B3F" w14:textId="77777777" w:rsidR="00471284" w:rsidRPr="00AD0764" w:rsidRDefault="00EA7176" w:rsidP="005B2BAF">
      <w:pPr>
        <w:pStyle w:val="NormalWeb"/>
        <w:spacing w:before="0" w:beforeAutospacing="0" w:after="0" w:afterAutospacing="0"/>
        <w:jc w:val="center"/>
        <w:rPr>
          <w:rFonts w:ascii="Arial" w:hAnsi="Arial" w:cs="Arial"/>
        </w:rPr>
      </w:pPr>
      <m:oMath>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m</m:t>
                </m:r>
              </m:e>
            </m:acc>
          </m:e>
          <m:sub>
            <m:r>
              <w:rPr>
                <w:rFonts w:ascii="Cambria Math" w:hAnsi="Cambria Math" w:cs="Arial"/>
              </w:rPr>
              <m:t>d</m:t>
            </m:r>
          </m:sub>
          <m:sup>
            <m:r>
              <w:rPr>
                <w:rFonts w:ascii="Cambria Math" w:hAnsi="Cambria Math" w:cs="Arial"/>
              </w:rPr>
              <m:t>(t)</m:t>
            </m:r>
          </m:sup>
        </m:sSubSup>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m</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num>
          <m:den>
            <m:r>
              <w:rPr>
                <w:rFonts w:ascii="Cambria Math" w:hAnsi="Cambria Math" w:cs="Arial"/>
              </w:rPr>
              <m:t>1-</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1</m:t>
                </m:r>
              </m:sub>
              <m:sup>
                <m:r>
                  <w:rPr>
                    <w:rFonts w:ascii="Cambria Math" w:hAnsi="Cambria Math" w:cs="Arial"/>
                  </w:rPr>
                  <m:t>t</m:t>
                </m:r>
              </m:sup>
            </m:sSubSup>
            <m:r>
              <w:rPr>
                <w:rFonts w:ascii="Cambria Math" w:hAnsi="Cambria Math" w:cs="Arial"/>
              </w:rPr>
              <m:t xml:space="preserve"> </m:t>
            </m:r>
          </m:den>
        </m:f>
        <m:r>
          <w:rPr>
            <w:rFonts w:ascii="Cambria Math" w:hAnsi="Cambria Math" w:cs="Arial"/>
          </w:rPr>
          <m:t xml:space="preserve">  </m:t>
        </m:r>
      </m:oMath>
      <w:r w:rsidR="00471284" w:rsidRPr="00AD0764">
        <w:rPr>
          <w:rFonts w:ascii="Arial" w:hAnsi="Arial" w:cs="Arial"/>
        </w:rPr>
        <w:t>,</w:t>
      </w:r>
      <m:oMath>
        <m:r>
          <w:rPr>
            <w:rFonts w:ascii="Cambria Math" w:hAnsi="Cambria Math" w:cs="Arial"/>
          </w:rPr>
          <m:t xml:space="preserve">   </m:t>
        </m:r>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v</m:t>
                </m:r>
              </m:e>
            </m:acc>
          </m:e>
          <m:sub>
            <m:r>
              <w:rPr>
                <w:rFonts w:ascii="Cambria Math" w:hAnsi="Cambria Math" w:cs="Arial"/>
              </w:rPr>
              <m:t>d</m:t>
            </m:r>
          </m:sub>
          <m:sup>
            <m:r>
              <w:rPr>
                <w:rFonts w:ascii="Cambria Math" w:hAnsi="Cambria Math" w:cs="Arial"/>
              </w:rPr>
              <m:t>(t)</m:t>
            </m:r>
          </m:sup>
        </m:sSubSup>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num>
          <m:den>
            <m:r>
              <w:rPr>
                <w:rFonts w:ascii="Cambria Math" w:hAnsi="Cambria Math" w:cs="Arial"/>
              </w:rPr>
              <m:t>1-</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2</m:t>
                </m:r>
              </m:sub>
              <m:sup>
                <m:r>
                  <w:rPr>
                    <w:rFonts w:ascii="Cambria Math" w:hAnsi="Cambria Math" w:cs="Arial"/>
                  </w:rPr>
                  <m:t>t</m:t>
                </m:r>
              </m:sup>
            </m:sSubSup>
            <m:r>
              <w:rPr>
                <w:rFonts w:ascii="Cambria Math" w:hAnsi="Cambria Math" w:cs="Arial"/>
              </w:rPr>
              <m:t xml:space="preserve"> </m:t>
            </m:r>
          </m:den>
        </m:f>
      </m:oMath>
    </w:p>
    <w:p w14:paraId="5AF2E800" w14:textId="77777777" w:rsidR="00471284" w:rsidRPr="00AD0764" w:rsidRDefault="00471284" w:rsidP="005B2BAF">
      <w:pPr>
        <w:pStyle w:val="NormalWeb"/>
        <w:spacing w:before="0" w:beforeAutospacing="0" w:after="0" w:afterAutospacing="0"/>
        <w:rPr>
          <w:rFonts w:ascii="Arial" w:hAnsi="Arial" w:cs="Arial"/>
        </w:rPr>
      </w:pPr>
      <w:r w:rsidRPr="00AD0764">
        <w:rPr>
          <w:rFonts w:ascii="Arial" w:hAnsi="Arial" w:cs="Arial"/>
        </w:rPr>
        <w:t xml:space="preserve">Using the </w:t>
      </w:r>
      <w:r w:rsidR="00961875" w:rsidRPr="00AD0764">
        <w:rPr>
          <w:rFonts w:ascii="Arial" w:hAnsi="Arial" w:cs="Arial"/>
        </w:rPr>
        <w:t>above-unbiased</w:t>
      </w:r>
      <w:r w:rsidRPr="00AD0764">
        <w:rPr>
          <w:rFonts w:ascii="Arial" w:hAnsi="Arial" w:cs="Arial"/>
        </w:rPr>
        <w:t xml:space="preserve"> estimator, the Adam update rule is introduced as: </w:t>
      </w:r>
    </w:p>
    <w:p w14:paraId="33BB3938" w14:textId="2215FCFF" w:rsidR="00471284" w:rsidRPr="00073BA0" w:rsidRDefault="00EA7176" w:rsidP="005B2BAF">
      <w:pPr>
        <w:pStyle w:val="NormalWeb"/>
        <w:spacing w:before="0" w:beforeAutospacing="0" w:after="0" w:afterAutospacing="0"/>
        <w:rPr>
          <w:rFonts w:ascii="Arial" w:eastAsiaTheme="minorEastAsia" w:hAnsi="Arial" w:cs="Arial"/>
        </w:rPr>
      </w:pPr>
      <m:oMathPara>
        <m:oMath>
          <m:sSub>
            <m:sSubPr>
              <m:ctrlPr>
                <w:rPr>
                  <w:rFonts w:ascii="Cambria Math" w:hAnsi="Cambria Math" w:cs="Arial"/>
                  <w:iCs/>
                  <w:position w:val="-2"/>
                </w:rPr>
              </m:ctrlPr>
            </m:sSubPr>
            <m:e>
              <m:r>
                <m:rPr>
                  <m:sty m:val="p"/>
                </m:rPr>
                <w:rPr>
                  <w:rFonts w:ascii="Cambria Math" w:hAnsi="Cambria Math" w:cs="Arial"/>
                </w:rPr>
                <m:t>θ</m:t>
              </m:r>
              <m:ctrlPr>
                <w:rPr>
                  <w:rFonts w:ascii="Cambria Math" w:hAnsi="Cambria Math" w:cs="Arial"/>
                  <w:iCs/>
                </w:rPr>
              </m:ctrlPr>
            </m:e>
            <m:sub>
              <m:r>
                <m:rPr>
                  <m:sty m:val="p"/>
                </m:rPr>
                <w:rPr>
                  <w:rFonts w:ascii="Cambria Math" w:hAnsi="Cambria Math" w:cs="Arial"/>
                  <w:position w:val="-2"/>
                </w:rPr>
                <m:t>t-1</m:t>
              </m:r>
            </m:sub>
          </m:sSub>
          <m:r>
            <m:rPr>
              <m:sty m:val="p"/>
            </m:rPr>
            <w:rPr>
              <w:rFonts w:ascii="Cambria Math" w:hAnsi="Cambria Math" w:cs="Arial"/>
            </w:rPr>
            <m:t>=</m:t>
          </m:r>
          <m:sSub>
            <m:sSubPr>
              <m:ctrlPr>
                <w:rPr>
                  <w:rFonts w:ascii="Cambria Math" w:hAnsi="Cambria Math" w:cs="Arial"/>
                  <w:iCs/>
                </w:rPr>
              </m:ctrlPr>
            </m:sSubPr>
            <m:e>
              <m:r>
                <m:rPr>
                  <m:sty m:val="p"/>
                </m:rPr>
                <w:rPr>
                  <w:rFonts w:ascii="Cambria Math" w:hAnsi="Cambria Math" w:cs="Arial"/>
                </w:rPr>
                <m:t>θ</m:t>
              </m:r>
            </m:e>
            <m:sub>
              <m:r>
                <m:rPr>
                  <m:sty m:val="p"/>
                </m:rPr>
                <w:rPr>
                  <w:rFonts w:ascii="Cambria Math" w:hAnsi="Cambria Math" w:cs="Arial"/>
                </w:rPr>
                <m:t>t</m:t>
              </m:r>
            </m:sub>
          </m:sSub>
          <m:r>
            <m:rPr>
              <m:sty m:val="p"/>
            </m:rPr>
            <w:rPr>
              <w:rFonts w:ascii="Cambria Math" w:hAnsi="Cambria Math" w:cs="Arial"/>
            </w:rPr>
            <m:t>-</m:t>
          </m:r>
          <m:f>
            <m:fPr>
              <m:ctrlPr>
                <w:rPr>
                  <w:rFonts w:ascii="Cambria Math" w:hAnsi="Cambria Math" w:cs="Arial"/>
                  <w:iCs/>
                </w:rPr>
              </m:ctrlPr>
            </m:fPr>
            <m:num>
              <m:r>
                <m:rPr>
                  <m:sty m:val="p"/>
                </m:rPr>
                <w:rPr>
                  <w:rFonts w:ascii="Cambria Math" w:hAnsi="Cambria Math" w:cs="Arial"/>
                </w:rPr>
                <m:t>η</m:t>
              </m:r>
            </m:num>
            <m:den>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v</m:t>
                      </m:r>
                    </m:e>
                  </m:acc>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r>
                <w:rPr>
                  <w:rFonts w:ascii="Cambria Math" w:hAnsi="Cambria Math" w:cs="Arial"/>
                </w:rPr>
                <m:t>+ϵ</m:t>
              </m:r>
            </m:den>
          </m:f>
          <m:r>
            <m:rPr>
              <m:sty m:val="p"/>
            </m:rPr>
            <w:rPr>
              <w:rFonts w:ascii="Cambria Math" w:hAnsi="Cambria Math" w:cs="Arial"/>
            </w:rPr>
            <m:t xml:space="preserve"> </m:t>
          </m:r>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m</m:t>
                  </m:r>
                </m:e>
              </m:acc>
            </m:e>
            <m:sub>
              <m:r>
                <w:rPr>
                  <w:rFonts w:ascii="Cambria Math" w:hAnsi="Cambria Math" w:cs="Arial"/>
                </w:rPr>
                <m:t>d</m:t>
              </m:r>
            </m:sub>
            <m:sup>
              <m:r>
                <w:rPr>
                  <w:rFonts w:ascii="Cambria Math" w:hAnsi="Cambria Math" w:cs="Arial"/>
                </w:rPr>
                <m:t>(t)</m:t>
              </m:r>
            </m:sup>
          </m:sSubSup>
          <m:r>
            <m:rPr>
              <m:sty m:val="p"/>
            </m:rPr>
            <w:rPr>
              <w:rFonts w:ascii="Cambria Math" w:hAnsi="Cambria Math" w:cs="Arial"/>
            </w:rPr>
            <m:t xml:space="preserve"> </m:t>
          </m:r>
        </m:oMath>
      </m:oMathPara>
    </w:p>
    <w:p w14:paraId="40978BEB" w14:textId="77777777" w:rsidR="00073BA0" w:rsidRPr="00754649" w:rsidRDefault="00073BA0" w:rsidP="005B2BAF">
      <w:pPr>
        <w:pStyle w:val="NormalWeb"/>
        <w:spacing w:before="0" w:beforeAutospacing="0" w:after="0" w:afterAutospacing="0"/>
        <w:rPr>
          <w:rFonts w:ascii="Arial" w:eastAsiaTheme="minorEastAsia" w:hAnsi="Arial" w:cs="Arial" w:hint="eastAsia"/>
        </w:rPr>
      </w:pPr>
    </w:p>
    <w:p w14:paraId="06684903" w14:textId="00CE3AE5" w:rsidR="00083067" w:rsidRPr="00083067" w:rsidRDefault="00083067" w:rsidP="00083067">
      <w:pPr>
        <w:rPr>
          <w:rFonts w:ascii="Arial" w:hAnsi="Arial" w:cs="Arial"/>
          <w:b/>
          <w:bCs/>
          <w:i/>
          <w:iCs/>
        </w:rPr>
      </w:pPr>
      <w:r>
        <w:rPr>
          <w:rFonts w:ascii="Arial" w:hAnsi="Arial" w:cs="Arial"/>
          <w:b/>
          <w:bCs/>
          <w:i/>
          <w:iCs/>
        </w:rPr>
        <w:t xml:space="preserve">4.1.5 </w:t>
      </w:r>
      <w:r w:rsidRPr="00083067">
        <w:rPr>
          <w:rFonts w:ascii="Arial" w:hAnsi="Arial" w:cs="Arial"/>
          <w:b/>
          <w:bCs/>
          <w:i/>
          <w:iCs/>
        </w:rPr>
        <w:t>Root Mean Squared Propagation (RMSprop)</w:t>
      </w:r>
    </w:p>
    <w:p w14:paraId="69C5AFC2" w14:textId="4F87DA86" w:rsidR="00083067" w:rsidRPr="000A6777" w:rsidRDefault="00083067" w:rsidP="00083067">
      <w:pPr>
        <w:rPr>
          <w:rFonts w:ascii="Arial" w:hAnsi="Arial" w:cs="Arial"/>
        </w:rPr>
      </w:pPr>
      <w:r w:rsidRPr="000A6777">
        <w:rPr>
          <w:rFonts w:ascii="Arial" w:hAnsi="Arial" w:cs="Arial"/>
        </w:rPr>
        <w:tab/>
        <w:t xml:space="preserve">RMSprop is an adaptive learning rate optimization algorithm which is to </w:t>
      </w:r>
      <w:r w:rsidRPr="000A6777">
        <w:rPr>
          <w:rFonts w:ascii="Arial" w:hAnsi="Arial" w:cs="Arial"/>
        </w:rPr>
        <w:lastRenderedPageBreak/>
        <w:t>avoid the vanishing learning rate by replacing the sum of the square of the historic gradient with a weighted average i</w:t>
      </w:r>
      <w:r w:rsidR="000C32D3">
        <w:rPr>
          <w:rFonts w:ascii="Arial" w:hAnsi="Arial" w:cs="Arial"/>
        </w:rPr>
        <w:t>.</w:t>
      </w:r>
      <w:r w:rsidRPr="000A6777">
        <w:rPr>
          <w:rFonts w:ascii="Arial" w:hAnsi="Arial" w:cs="Arial"/>
        </w:rPr>
        <w:t>e.</w:t>
      </w:r>
    </w:p>
    <w:p w14:paraId="5FF4A41B" w14:textId="77777777" w:rsidR="00083067" w:rsidRPr="000A6777" w:rsidRDefault="00EA7176" w:rsidP="00083067">
      <w:pPr>
        <w:rPr>
          <w:rFonts w:ascii="Arial" w:hAnsi="Arial" w:cs="Arial"/>
        </w:rPr>
      </w:pPr>
      <m:oMathPara>
        <m:oMath>
          <m:sSubSup>
            <m:sSubSupPr>
              <m:ctrlPr>
                <w:rPr>
                  <w:rFonts w:ascii="Cambria Math" w:hAnsi="Cambria Math" w:cs="Arial"/>
                  <w:i/>
                </w:rPr>
              </m:ctrlPr>
            </m:sSubSupPr>
            <m:e>
              <m:r>
                <w:rPr>
                  <w:rFonts w:ascii="Cambria Math" w:hAnsi="Cambria Math" w:cs="Arial"/>
                </w:rPr>
                <m:t>θ</m:t>
              </m:r>
            </m:e>
            <m:sub>
              <m:r>
                <w:rPr>
                  <w:rFonts w:ascii="Cambria Math" w:hAnsi="Cambria Math" w:cs="Arial"/>
                </w:rPr>
                <m:t>d</m:t>
              </m:r>
            </m:sub>
            <m:sup>
              <m:d>
                <m:dPr>
                  <m:ctrlPr>
                    <w:rPr>
                      <w:rFonts w:ascii="Cambria Math" w:hAnsi="Cambria Math" w:cs="Arial"/>
                      <w:i/>
                    </w:rPr>
                  </m:ctrlPr>
                </m:dPr>
                <m:e>
                  <m:r>
                    <w:rPr>
                      <w:rFonts w:ascii="Cambria Math" w:hAnsi="Cambria Math" w:cs="Arial"/>
                    </w:rPr>
                    <m:t>t+1</m:t>
                  </m:r>
                </m:e>
              </m:d>
            </m:sup>
          </m:sSubSup>
          <m:r>
            <w:rPr>
              <w:rFonts w:ascii="Cambria Math" w:hAnsi="Cambria Math" w:cs="Arial"/>
            </w:rPr>
            <m:t>=</m:t>
          </m:r>
          <m:sSubSup>
            <m:sSubSupPr>
              <m:ctrlPr>
                <w:rPr>
                  <w:rFonts w:ascii="Cambria Math" w:hAnsi="Cambria Math" w:cs="Arial"/>
                  <w:i/>
                </w:rPr>
              </m:ctrlPr>
            </m:sSubSupPr>
            <m:e>
              <m:r>
                <w:rPr>
                  <w:rFonts w:ascii="Cambria Math" w:hAnsi="Cambria Math" w:cs="Arial"/>
                </w:rPr>
                <m:t>θ</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r>
            <w:rPr>
              <w:rFonts w:ascii="Cambria Math" w:hAnsi="Cambria Math" w:cs="Arial"/>
            </w:rPr>
            <m:t>-</m:t>
          </m:r>
          <m:f>
            <m:fPr>
              <m:ctrlPr>
                <w:rPr>
                  <w:rFonts w:ascii="Cambria Math" w:hAnsi="Cambria Math" w:cs="Arial"/>
                  <w:i/>
                </w:rPr>
              </m:ctrlPr>
            </m:fPr>
            <m:num>
              <m:r>
                <w:rPr>
                  <w:rFonts w:ascii="Cambria Math" w:hAnsi="Cambria Math" w:cs="Arial"/>
                </w:rPr>
                <m:t>η</m:t>
              </m:r>
            </m:num>
            <m:den>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e>
              </m:rad>
              <m:r>
                <w:rPr>
                  <w:rFonts w:ascii="Cambria Math" w:hAnsi="Cambria Math" w:cs="Arial"/>
                </w:rPr>
                <m:t>+ε</m:t>
              </m:r>
            </m:den>
          </m:f>
          <m:sSubSup>
            <m:sSubSupPr>
              <m:ctrlPr>
                <w:rPr>
                  <w:rFonts w:ascii="Cambria Math" w:hAnsi="Cambria Math" w:cs="Arial"/>
                  <w:i/>
                </w:rPr>
              </m:ctrlPr>
            </m:sSubSupPr>
            <m:e>
              <m:r>
                <w:rPr>
                  <w:rFonts w:ascii="Cambria Math" w:hAnsi="Cambria Math" w:cs="Arial"/>
                </w:rPr>
                <m:t>g</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r>
            <w:rPr>
              <w:rFonts w:ascii="Cambria Math" w:hAnsi="Cambria Math" w:cs="Arial"/>
            </w:rPr>
            <m:t>,where</m:t>
          </m:r>
        </m:oMath>
      </m:oMathPara>
    </w:p>
    <w:p w14:paraId="47487899" w14:textId="77777777" w:rsidR="00083067" w:rsidRPr="000A6777" w:rsidRDefault="00EA7176" w:rsidP="00083067">
      <w:pPr>
        <w:rPr>
          <w:rFonts w:ascii="Arial" w:hAnsi="Arial" w:cs="Arial"/>
        </w:rPr>
      </w:pPr>
      <m:oMathPara>
        <m:oMath>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d>
                <m:dPr>
                  <m:ctrlPr>
                    <w:rPr>
                      <w:rFonts w:ascii="Cambria Math" w:hAnsi="Cambria Math" w:cs="Arial"/>
                      <w:i/>
                    </w:rPr>
                  </m:ctrlPr>
                </m:dPr>
                <m:e>
                  <m:r>
                    <w:rPr>
                      <w:rFonts w:ascii="Cambria Math" w:hAnsi="Cambria Math" w:cs="Arial"/>
                    </w:rPr>
                    <m:t>t</m:t>
                  </m:r>
                </m:e>
              </m:d>
            </m:sup>
          </m:sSubSup>
          <m:r>
            <w:rPr>
              <w:rFonts w:ascii="Cambria Math" w:hAnsi="Cambria Math" w:cs="Arial"/>
            </w:rPr>
            <m:t>=γ</m:t>
          </m:r>
          <m:sSubSup>
            <m:sSubSupPr>
              <m:ctrlPr>
                <w:rPr>
                  <w:rFonts w:ascii="Cambria Math" w:hAnsi="Cambria Math" w:cs="Arial"/>
                  <w:i/>
                </w:rPr>
              </m:ctrlPr>
            </m:sSubSupPr>
            <m:e>
              <m:r>
                <w:rPr>
                  <w:rFonts w:ascii="Cambria Math" w:hAnsi="Cambria Math" w:cs="Arial"/>
                </w:rPr>
                <m:t>v</m:t>
              </m:r>
            </m:e>
            <m:sub>
              <m:r>
                <w:rPr>
                  <w:rFonts w:ascii="Cambria Math" w:hAnsi="Cambria Math" w:cs="Arial"/>
                </w:rPr>
                <m:t>d</m:t>
              </m:r>
            </m:sub>
            <m:sup>
              <m:d>
                <m:dPr>
                  <m:ctrlPr>
                    <w:rPr>
                      <w:rFonts w:ascii="Cambria Math" w:hAnsi="Cambria Math" w:cs="Arial"/>
                      <w:i/>
                    </w:rPr>
                  </m:ctrlPr>
                </m:dPr>
                <m:e>
                  <m:r>
                    <w:rPr>
                      <w:rFonts w:ascii="Cambria Math" w:hAnsi="Cambria Math" w:cs="Arial"/>
                    </w:rPr>
                    <m:t>t-1</m:t>
                  </m:r>
                </m:e>
              </m:d>
            </m:sup>
          </m:sSubSup>
          <m:r>
            <w:rPr>
              <w:rFonts w:ascii="Cambria Math" w:hAnsi="Cambria Math" w:cs="Arial"/>
            </w:rPr>
            <m:t>+</m:t>
          </m:r>
          <m:d>
            <m:dPr>
              <m:ctrlPr>
                <w:rPr>
                  <w:rFonts w:ascii="Cambria Math" w:hAnsi="Cambria Math" w:cs="Arial"/>
                  <w:i/>
                </w:rPr>
              </m:ctrlPr>
            </m:dPr>
            <m:e>
              <m:r>
                <w:rPr>
                  <w:rFonts w:ascii="Cambria Math" w:hAnsi="Cambria Math" w:cs="Arial"/>
                </w:rPr>
                <m:t>1-γ</m:t>
              </m:r>
            </m:e>
          </m:d>
          <m:sSup>
            <m:sSupPr>
              <m:ctrlPr>
                <w:rPr>
                  <w:rFonts w:ascii="Cambria Math" w:hAnsi="Cambria Math" w:cs="Arial"/>
                  <w:i/>
                </w:rPr>
              </m:ctrlPr>
            </m:sSupPr>
            <m:e>
              <m:sSubSup>
                <m:sSubSupPr>
                  <m:ctrlPr>
                    <w:rPr>
                      <w:rFonts w:ascii="Cambria Math" w:hAnsi="Cambria Math" w:cs="Arial"/>
                      <w:i/>
                    </w:rPr>
                  </m:ctrlPr>
                </m:sSubSupPr>
                <m:e>
                  <m:r>
                    <w:rPr>
                      <w:rFonts w:ascii="Cambria Math" w:hAnsi="Cambria Math" w:cs="Arial"/>
                    </w:rPr>
                    <m:t>(g</m:t>
                  </m:r>
                </m:e>
                <m:sub>
                  <m:r>
                    <w:rPr>
                      <w:rFonts w:ascii="Cambria Math" w:hAnsi="Cambria Math" w:cs="Arial"/>
                    </w:rPr>
                    <m:t>d</m:t>
                  </m:r>
                </m:sub>
                <m:sup>
                  <m:r>
                    <w:rPr>
                      <w:rFonts w:ascii="Cambria Math" w:hAnsi="Cambria Math" w:cs="Arial"/>
                    </w:rPr>
                    <m:t>(t)</m:t>
                  </m:r>
                </m:sup>
              </m:sSubSup>
              <m:r>
                <w:rPr>
                  <w:rFonts w:ascii="Cambria Math" w:hAnsi="Cambria Math" w:cs="Arial"/>
                </w:rPr>
                <m:t>)</m:t>
              </m:r>
            </m:e>
            <m:sup>
              <m:r>
                <w:rPr>
                  <w:rFonts w:ascii="Cambria Math" w:hAnsi="Cambria Math" w:cs="Arial"/>
                </w:rPr>
                <m:t>2</m:t>
              </m:r>
            </m:sup>
          </m:sSup>
          <m:r>
            <w:rPr>
              <w:rFonts w:ascii="Cambria Math" w:hAnsi="Cambria Math" w:cs="Arial"/>
            </w:rPr>
            <m:t>, where γ∈[0,1]</m:t>
          </m:r>
        </m:oMath>
      </m:oMathPara>
    </w:p>
    <w:p w14:paraId="7870E300" w14:textId="65E98A0A" w:rsidR="001F394A" w:rsidRPr="001F394A" w:rsidRDefault="00083067" w:rsidP="00083067">
      <w:pPr>
        <w:widowControl/>
        <w:rPr>
          <w:rFonts w:ascii="Arial" w:hAnsi="Arial" w:cs="Arial"/>
          <w:color w:val="000000" w:themeColor="text1"/>
          <w:kern w:val="0"/>
          <w:shd w:val="clear" w:color="auto" w:fill="FFFFFF"/>
        </w:rPr>
      </w:pPr>
      <w:r w:rsidRPr="000A6777">
        <w:rPr>
          <w:rFonts w:ascii="Arial" w:eastAsia="Times New Roman" w:hAnsi="Arial" w:cs="Arial"/>
          <w:color w:val="000000" w:themeColor="text1"/>
          <w:kern w:val="0"/>
          <w:shd w:val="clear" w:color="auto" w:fill="FFFFFF"/>
        </w:rPr>
        <w:t xml:space="preserve">RMSprop as well divides the learning rate by an exponentially decaying average of squared gradients. Hinton </w:t>
      </w:r>
      <w:r>
        <w:rPr>
          <w:rFonts w:ascii="Arial" w:eastAsia="Times New Roman" w:hAnsi="Arial" w:cs="Arial"/>
          <w:color w:val="000000" w:themeColor="text1"/>
          <w:kern w:val="0"/>
          <w:shd w:val="clear" w:color="auto" w:fill="FFFFFF"/>
        </w:rPr>
        <w:t xml:space="preserve">in his lecture 6e </w:t>
      </w:r>
      <w:r w:rsidRPr="000A6777">
        <w:rPr>
          <w:rFonts w:ascii="Arial" w:eastAsia="Times New Roman" w:hAnsi="Arial" w:cs="Arial"/>
          <w:color w:val="000000" w:themeColor="text1"/>
          <w:kern w:val="0"/>
          <w:shd w:val="clear" w:color="auto" w:fill="FFFFFF"/>
        </w:rPr>
        <w:t>suggests</w:t>
      </w:r>
      <w:r>
        <w:rPr>
          <w:rFonts w:ascii="Arial" w:eastAsia="Times New Roman" w:hAnsi="Arial" w:cs="Arial"/>
          <w:color w:val="000000" w:themeColor="text1"/>
          <w:kern w:val="0"/>
          <w:shd w:val="clear" w:color="auto" w:fill="FFFFFF"/>
        </w:rPr>
        <w:t xml:space="preserve"> that</w:t>
      </w:r>
      <w:r w:rsidRPr="000A6777">
        <w:rPr>
          <w:rFonts w:ascii="Arial" w:eastAsia="Times New Roman" w:hAnsi="Arial" w:cs="Arial"/>
          <w:color w:val="000000" w:themeColor="text1"/>
          <w:kern w:val="0"/>
          <w:shd w:val="clear" w:color="auto" w:fill="FFFFFF"/>
        </w:rPr>
        <w:t> </w:t>
      </w:r>
      <m:oMath>
        <m:r>
          <w:rPr>
            <w:rFonts w:ascii="Cambria Math" w:eastAsia="Times New Roman" w:hAnsi="Cambria Math" w:cs="Arial"/>
            <w:color w:val="000000" w:themeColor="text1"/>
            <w:kern w:val="0"/>
            <w:bdr w:val="none" w:sz="0" w:space="0" w:color="auto" w:frame="1"/>
          </w:rPr>
          <m:t>γ=0.9</m:t>
        </m:r>
      </m:oMath>
      <w:r w:rsidRPr="000A6777">
        <w:rPr>
          <w:rFonts w:ascii="Arial" w:eastAsia="Times New Roman" w:hAnsi="Arial" w:cs="Arial"/>
          <w:color w:val="000000" w:themeColor="text1"/>
          <w:kern w:val="0"/>
          <w:shd w:val="clear" w:color="auto" w:fill="FFFFFF"/>
        </w:rPr>
        <w:t> </w:t>
      </w:r>
      <w:r>
        <w:rPr>
          <w:rFonts w:ascii="Arial" w:eastAsia="Times New Roman" w:hAnsi="Arial" w:cs="Arial"/>
          <w:color w:val="000000" w:themeColor="text1"/>
          <w:kern w:val="0"/>
          <w:shd w:val="clear" w:color="auto" w:fill="FFFFFF"/>
        </w:rPr>
        <w:t>and</w:t>
      </w:r>
      <w:r w:rsidRPr="000A6777">
        <w:rPr>
          <w:rFonts w:ascii="Arial" w:eastAsia="Times New Roman" w:hAnsi="Arial" w:cs="Arial"/>
          <w:color w:val="000000" w:themeColor="text1"/>
          <w:kern w:val="0"/>
          <w:shd w:val="clear" w:color="auto" w:fill="FFFFFF"/>
        </w:rPr>
        <w:t> </w:t>
      </w:r>
      <m:oMath>
        <m:r>
          <w:rPr>
            <w:rFonts w:ascii="Cambria Math" w:eastAsia="Times New Roman" w:hAnsi="Cambria Math" w:cs="Arial"/>
            <w:color w:val="000000" w:themeColor="text1"/>
            <w:kern w:val="0"/>
            <w:bdr w:val="none" w:sz="0" w:space="0" w:color="auto" w:frame="1"/>
          </w:rPr>
          <m:t>η=0.001</m:t>
        </m:r>
      </m:oMath>
      <w:r>
        <w:rPr>
          <w:rFonts w:ascii="Arial" w:eastAsia="Times New Roman" w:hAnsi="Arial" w:cs="Arial"/>
          <w:color w:val="000000" w:themeColor="text1"/>
          <w:kern w:val="0"/>
          <w:shd w:val="clear" w:color="auto" w:fill="FFFFFF"/>
        </w:rPr>
        <w:t xml:space="preserve"> would be good values for the algorithm</w:t>
      </w:r>
      <w:r w:rsidRPr="000A6777">
        <w:rPr>
          <w:rFonts w:ascii="Arial" w:eastAsia="Times New Roman" w:hAnsi="Arial" w:cs="Arial"/>
          <w:color w:val="000000" w:themeColor="text1"/>
          <w:kern w:val="0"/>
          <w:shd w:val="clear" w:color="auto" w:fill="FFFFFF"/>
        </w:rPr>
        <w:t>.</w:t>
      </w:r>
    </w:p>
    <w:p w14:paraId="0669FE1D" w14:textId="77777777" w:rsidR="00DD3BB5" w:rsidRPr="00DD3BB5" w:rsidRDefault="00DD3BB5" w:rsidP="001F394A">
      <w:pPr>
        <w:rPr>
          <w:color w:val="FF0000"/>
        </w:rPr>
      </w:pPr>
    </w:p>
    <w:p w14:paraId="23B98163" w14:textId="32B0E837" w:rsidR="00754649" w:rsidRPr="00A32F73" w:rsidRDefault="007446C0" w:rsidP="00754649">
      <w:pPr>
        <w:widowControl/>
        <w:spacing w:line="360" w:lineRule="auto"/>
        <w:rPr>
          <w:rFonts w:ascii="Arial" w:eastAsia="Times New Roman" w:hAnsi="Arial" w:cs="Arial"/>
          <w:b/>
          <w:bCs/>
          <w:i/>
          <w:iCs/>
          <w:color w:val="000000" w:themeColor="text1"/>
          <w:kern w:val="0"/>
        </w:rPr>
      </w:pPr>
      <w:r>
        <w:rPr>
          <w:rFonts w:ascii="Arial" w:eastAsia="Times New Roman" w:hAnsi="Arial" w:cs="Arial"/>
          <w:b/>
          <w:bCs/>
          <w:i/>
          <w:iCs/>
          <w:color w:val="000000" w:themeColor="text1"/>
          <w:kern w:val="0"/>
        </w:rPr>
        <w:t xml:space="preserve">4.2 </w:t>
      </w:r>
      <w:r w:rsidR="00754649" w:rsidRPr="00A32F73">
        <w:rPr>
          <w:rFonts w:ascii="Arial" w:eastAsia="Times New Roman" w:hAnsi="Arial" w:cs="Arial"/>
          <w:b/>
          <w:bCs/>
          <w:i/>
          <w:iCs/>
          <w:color w:val="000000" w:themeColor="text1"/>
          <w:kern w:val="0"/>
        </w:rPr>
        <w:t>Learning Rate</w:t>
      </w:r>
    </w:p>
    <w:p w14:paraId="1EA58949" w14:textId="77777777" w:rsidR="00754649" w:rsidRPr="00AD0764" w:rsidRDefault="00754649" w:rsidP="00754649">
      <w:pPr>
        <w:pStyle w:val="NormalWeb"/>
        <w:spacing w:before="0" w:beforeAutospacing="0" w:after="0" w:afterAutospacing="0"/>
        <w:ind w:firstLine="480"/>
        <w:textAlignment w:val="baseline"/>
        <w:rPr>
          <w:rFonts w:ascii="Arial" w:hAnsi="Arial" w:cs="Arial"/>
          <w:color w:val="000000" w:themeColor="text1"/>
        </w:rPr>
      </w:pPr>
      <w:r w:rsidRPr="00AD0764">
        <w:rPr>
          <w:rFonts w:ascii="Arial" w:hAnsi="Arial" w:cs="Arial"/>
          <w:color w:val="000000" w:themeColor="text1"/>
        </w:rPr>
        <w:t xml:space="preserve">The learning rate is a hyperparameter that controls </w:t>
      </w:r>
      <w:r w:rsidRPr="00AD0764">
        <w:rPr>
          <w:rFonts w:ascii="Arial" w:hAnsi="Arial" w:cs="Arial"/>
          <w:color w:val="000000" w:themeColor="text1"/>
          <w:shd w:val="clear" w:color="auto" w:fill="FFFFFF"/>
        </w:rPr>
        <w:t>the amount of apportioned error</w:t>
      </w:r>
      <w:r w:rsidRPr="00AD0764">
        <w:rPr>
          <w:rFonts w:ascii="Arial" w:hAnsi="Arial" w:cs="Arial"/>
          <w:color w:val="000000" w:themeColor="text1"/>
        </w:rPr>
        <w:t xml:space="preserve"> when the weights of the model are updated each time it updates. Thus, the learning rate could be one of the most important hyperparameters when configuring the NN. Therefore, it is vital to know the effects of the learning rate on model performance when deciding the learning rate for the NN model.</w:t>
      </w:r>
    </w:p>
    <w:p w14:paraId="4F907296" w14:textId="77777777" w:rsidR="00754649" w:rsidRPr="00AD0764" w:rsidRDefault="00754649" w:rsidP="00754649">
      <w:pPr>
        <w:widowControl/>
        <w:ind w:firstLine="480"/>
        <w:rPr>
          <w:rFonts w:ascii="Arial" w:eastAsia="Times New Roman" w:hAnsi="Arial" w:cs="Arial"/>
          <w:color w:val="000000" w:themeColor="text1"/>
          <w:kern w:val="0"/>
        </w:rPr>
      </w:pPr>
      <w:r w:rsidRPr="00AD0764">
        <w:rPr>
          <w:rFonts w:ascii="Arial" w:eastAsia="Times New Roman" w:hAnsi="Arial" w:cs="Arial"/>
          <w:color w:val="000000" w:themeColor="text1"/>
          <w:kern w:val="0"/>
        </w:rPr>
        <w:t>The learning rate controls the adaption speed of the model to the problem.</w:t>
      </w:r>
      <w:r w:rsidRPr="00AD0764">
        <w:rPr>
          <w:rFonts w:ascii="Arial" w:hAnsi="Arial" w:cs="Arial"/>
          <w:color w:val="000000" w:themeColor="text1"/>
          <w:shd w:val="clear" w:color="auto" w:fill="FFFFFF"/>
        </w:rPr>
        <w:t xml:space="preserve"> </w:t>
      </w:r>
      <w:r w:rsidRPr="00AD0764">
        <w:rPr>
          <w:rFonts w:ascii="Arial" w:eastAsia="Times New Roman" w:hAnsi="Arial" w:cs="Arial"/>
          <w:color w:val="000000" w:themeColor="text1"/>
          <w:kern w:val="0"/>
        </w:rPr>
        <w:t>Smaller learning rates require more </w:t>
      </w:r>
      <w:r w:rsidRPr="00AD0764">
        <w:rPr>
          <w:rFonts w:ascii="Arial" w:eastAsia="Times New Roman" w:hAnsi="Arial" w:cs="Arial"/>
          <w:color w:val="000000" w:themeColor="text1"/>
          <w:kern w:val="0"/>
          <w:bdr w:val="none" w:sz="0" w:space="0" w:color="auto" w:frame="1"/>
        </w:rPr>
        <w:t>training epochs</w:t>
      </w:r>
      <w:r w:rsidRPr="00AD0764">
        <w:rPr>
          <w:rFonts w:ascii="Arial" w:eastAsia="Times New Roman" w:hAnsi="Arial" w:cs="Arial"/>
          <w:color w:val="000000" w:themeColor="text1"/>
          <w:kern w:val="0"/>
        </w:rPr>
        <w:t> given the smaller changes made to the weights of each update. Hence required a longer training process. Whereas larger learning rates result in more rapid changes as well as require fewer training epochs.</w:t>
      </w:r>
    </w:p>
    <w:p w14:paraId="7388BFC1" w14:textId="431A5C5E" w:rsidR="00754649" w:rsidRPr="00AD0764" w:rsidRDefault="00754649" w:rsidP="00754649">
      <w:pPr>
        <w:widowControl/>
        <w:textAlignment w:val="baseline"/>
        <w:rPr>
          <w:rFonts w:ascii="Arial" w:eastAsia="Times New Roman" w:hAnsi="Arial" w:cs="Arial"/>
          <w:color w:val="000000" w:themeColor="text1"/>
          <w:kern w:val="0"/>
        </w:rPr>
      </w:pPr>
      <w:r w:rsidRPr="00AD0764">
        <w:rPr>
          <w:rFonts w:ascii="Arial" w:eastAsia="Times New Roman" w:hAnsi="Arial" w:cs="Arial"/>
          <w:color w:val="000000" w:themeColor="text1"/>
          <w:kern w:val="0"/>
        </w:rPr>
        <w:t xml:space="preserve">When a learning rate is too large, </w:t>
      </w:r>
      <w:commentRangeStart w:id="28"/>
      <w:r w:rsidRPr="00AD0764">
        <w:rPr>
          <w:rFonts w:ascii="Arial" w:eastAsia="Times New Roman" w:hAnsi="Arial" w:cs="Arial"/>
          <w:color w:val="000000" w:themeColor="text1"/>
          <w:kern w:val="0"/>
        </w:rPr>
        <w:t>it can cause the model to converge too fast to a suboptimal solution,</w:t>
      </w:r>
      <w:commentRangeEnd w:id="28"/>
      <w:r w:rsidR="00051DED">
        <w:rPr>
          <w:rStyle w:val="CommentReference"/>
        </w:rPr>
        <w:commentReference w:id="28"/>
      </w:r>
      <w:ins w:id="29" w:author="WONG, Man Him" w:date="2021-05-07T18:38:00Z">
        <w:r w:rsidR="006E5A6F">
          <w:rPr>
            <w:rFonts w:ascii="Arial" w:eastAsia="Times New Roman" w:hAnsi="Arial" w:cs="Arial"/>
            <w:color w:val="000000" w:themeColor="text1"/>
            <w:kern w:val="0"/>
          </w:rPr>
          <w:t xml:space="preserve"> i.e. </w:t>
        </w:r>
        <w:r w:rsidR="006E5A6F" w:rsidRPr="006E5A6F">
          <w:rPr>
            <w:rFonts w:ascii="Arial" w:eastAsia="Times New Roman" w:hAnsi="Arial" w:cs="Arial"/>
            <w:color w:val="000000" w:themeColor="text1"/>
            <w:kern w:val="0"/>
          </w:rPr>
          <w:t>The gradient may oscillate back and forth around the minimum and may not even converge</w:t>
        </w:r>
        <w:r w:rsidR="006E5A6F">
          <w:rPr>
            <w:rFonts w:ascii="Arial" w:eastAsia="Times New Roman" w:hAnsi="Arial" w:cs="Arial"/>
            <w:color w:val="000000" w:themeColor="text1"/>
            <w:kern w:val="0"/>
          </w:rPr>
          <w:t>.</w:t>
        </w:r>
      </w:ins>
      <w:del w:id="30" w:author="WONG, Man Him" w:date="2021-05-07T18:38:00Z">
        <w:r w:rsidRPr="00AD0764" w:rsidDel="006E5A6F">
          <w:rPr>
            <w:rFonts w:ascii="Arial" w:eastAsia="Times New Roman" w:hAnsi="Arial" w:cs="Arial"/>
            <w:color w:val="000000" w:themeColor="text1"/>
            <w:kern w:val="0"/>
          </w:rPr>
          <w:delText xml:space="preserve"> </w:delText>
        </w:r>
      </w:del>
      <w:ins w:id="31" w:author="WONG, Man Him" w:date="2021-05-07T18:38:00Z">
        <w:r w:rsidR="006E5A6F">
          <w:rPr>
            <w:rFonts w:ascii="Arial" w:eastAsia="Times New Roman" w:hAnsi="Arial" w:cs="Arial"/>
            <w:color w:val="000000" w:themeColor="text1"/>
            <w:kern w:val="0"/>
          </w:rPr>
          <w:t xml:space="preserve"> W</w:t>
        </w:r>
      </w:ins>
      <w:del w:id="32" w:author="WONG, Man Him" w:date="2021-05-07T18:38:00Z">
        <w:r w:rsidRPr="00AD0764" w:rsidDel="006E5A6F">
          <w:rPr>
            <w:rFonts w:ascii="Arial" w:eastAsia="Times New Roman" w:hAnsi="Arial" w:cs="Arial"/>
            <w:color w:val="000000" w:themeColor="text1"/>
            <w:kern w:val="0"/>
          </w:rPr>
          <w:delText>w</w:delText>
        </w:r>
      </w:del>
      <w:r w:rsidRPr="00AD0764">
        <w:rPr>
          <w:rFonts w:ascii="Arial" w:eastAsia="Times New Roman" w:hAnsi="Arial" w:cs="Arial"/>
          <w:color w:val="000000" w:themeColor="text1"/>
          <w:kern w:val="0"/>
        </w:rPr>
        <w:t>hereas a learning rate that is too small can cause the process stuck in training.</w:t>
      </w:r>
    </w:p>
    <w:p w14:paraId="04148EDE" w14:textId="1946F74D" w:rsidR="00754649" w:rsidRDefault="00754649" w:rsidP="001F394A">
      <w:pPr>
        <w:widowControl/>
        <w:ind w:firstLine="480"/>
        <w:rPr>
          <w:rFonts w:ascii="Arial" w:eastAsia="新細明體" w:hAnsi="Arial" w:cs="Arial"/>
          <w:color w:val="000000" w:themeColor="text1"/>
          <w:kern w:val="0"/>
          <w:shd w:val="clear" w:color="auto" w:fill="FFFFFF"/>
        </w:rPr>
      </w:pPr>
      <w:r w:rsidRPr="00AD0764">
        <w:rPr>
          <w:rFonts w:ascii="Arial" w:eastAsia="Times New Roman" w:hAnsi="Arial" w:cs="Arial"/>
          <w:color w:val="000000" w:themeColor="text1"/>
          <w:kern w:val="0"/>
        </w:rPr>
        <w:t xml:space="preserve">Since learning rate is a configurable parameter, the challenge of training NNs involves careful selection of the learning rate. </w:t>
      </w:r>
      <w:r w:rsidRPr="00AD0764">
        <w:rPr>
          <w:rFonts w:ascii="Arial" w:hAnsi="Arial" w:cs="Arial"/>
          <w:color w:val="000000" w:themeColor="text1"/>
        </w:rPr>
        <w:t>A traditional default value for the learning rate is either 0.1 or 0.01, and this may represent a good starting point on most of the problems.</w:t>
      </w:r>
      <w:r w:rsidRPr="00AD0764">
        <w:rPr>
          <w:rFonts w:ascii="Arial" w:hAnsi="Arial" w:cs="Arial"/>
          <w:color w:val="000000" w:themeColor="text1"/>
          <w:shd w:val="clear" w:color="auto" w:fill="FFFFFF"/>
        </w:rPr>
        <w:t xml:space="preserve"> (</w:t>
      </w:r>
      <w:r w:rsidRPr="00AD0764">
        <w:rPr>
          <w:rFonts w:ascii="Arial" w:eastAsia="Times New Roman" w:hAnsi="Arial" w:cs="Arial"/>
          <w:color w:val="000000" w:themeColor="text1"/>
          <w:kern w:val="0"/>
          <w:shd w:val="clear" w:color="auto" w:fill="FFFFFF"/>
        </w:rPr>
        <w:t xml:space="preserve">It is common to grid search learning rates on a log scale </w:t>
      </w:r>
      <m:oMath>
        <m:r>
          <w:rPr>
            <w:rFonts w:ascii="Cambria Math" w:eastAsia="Times New Roman" w:hAnsi="Cambria Math" w:cs="Arial"/>
            <w:color w:val="000000" w:themeColor="text1"/>
            <w:kern w:val="0"/>
            <w:shd w:val="clear" w:color="auto" w:fill="FFFFFF"/>
          </w:rPr>
          <m:t>[0.1, 1×10^-5]</m:t>
        </m:r>
      </m:oMath>
      <w:r w:rsidRPr="00AD0764">
        <w:rPr>
          <w:rFonts w:ascii="Arial" w:eastAsia="Times New Roman" w:hAnsi="Arial" w:cs="Arial"/>
          <w:color w:val="000000" w:themeColor="text1"/>
          <w:kern w:val="0"/>
          <w:shd w:val="clear" w:color="auto" w:fill="FFFFFF"/>
        </w:rPr>
        <w:t xml:space="preserve">. </w:t>
      </w:r>
      <w:r w:rsidRPr="00AD0764">
        <w:rPr>
          <w:rFonts w:ascii="Arial" w:eastAsia="新細明體" w:hAnsi="Arial" w:cs="Arial"/>
          <w:color w:val="000000" w:themeColor="text1"/>
          <w:kern w:val="0"/>
          <w:shd w:val="clear" w:color="auto" w:fill="FFFFFF"/>
        </w:rPr>
        <w:t xml:space="preserve">But very time-consuming.) In this study, we decide </w:t>
      </w:r>
      <w:r w:rsidR="001F394A">
        <w:rPr>
          <w:rFonts w:ascii="Arial" w:eastAsia="新細明體" w:hAnsi="Arial" w:cs="Arial"/>
          <w:color w:val="000000" w:themeColor="text1"/>
          <w:kern w:val="0"/>
          <w:shd w:val="clear" w:color="auto" w:fill="FFFFFF"/>
        </w:rPr>
        <w:t>our</w:t>
      </w:r>
      <w:r w:rsidRPr="00AD0764">
        <w:rPr>
          <w:rFonts w:ascii="Arial" w:eastAsia="新細明體" w:hAnsi="Arial" w:cs="Arial"/>
          <w:color w:val="000000" w:themeColor="text1"/>
          <w:kern w:val="0"/>
          <w:shd w:val="clear" w:color="auto" w:fill="FFFFFF"/>
        </w:rPr>
        <w:t xml:space="preserve"> learning rate</w:t>
      </w:r>
      <w:r w:rsidR="001F394A">
        <w:rPr>
          <w:rFonts w:ascii="Arial" w:eastAsia="新細明體" w:hAnsi="Arial" w:cs="Arial"/>
          <w:color w:val="000000" w:themeColor="text1"/>
          <w:kern w:val="0"/>
          <w:shd w:val="clear" w:color="auto" w:fill="FFFFFF"/>
        </w:rPr>
        <w:t>s</w:t>
      </w:r>
      <w:r w:rsidRPr="00AD0764">
        <w:rPr>
          <w:rFonts w:ascii="Arial" w:eastAsia="新細明體" w:hAnsi="Arial" w:cs="Arial"/>
          <w:color w:val="000000" w:themeColor="text1"/>
          <w:kern w:val="0"/>
          <w:shd w:val="clear" w:color="auto" w:fill="FFFFFF"/>
        </w:rPr>
        <w:t xml:space="preserve"> </w:t>
      </w:r>
      <w:r>
        <w:rPr>
          <w:rFonts w:ascii="Arial" w:eastAsia="新細明體" w:hAnsi="Arial" w:cs="Arial"/>
          <w:color w:val="000000" w:themeColor="text1"/>
          <w:kern w:val="0"/>
          <w:shd w:val="clear" w:color="auto" w:fill="FFFFFF"/>
        </w:rPr>
        <w:t xml:space="preserve">to </w:t>
      </w:r>
      <w:r w:rsidRPr="00AD0764">
        <w:rPr>
          <w:rFonts w:ascii="Arial" w:eastAsia="新細明體" w:hAnsi="Arial" w:cs="Arial"/>
          <w:color w:val="000000" w:themeColor="text1"/>
          <w:kern w:val="0"/>
          <w:shd w:val="clear" w:color="auto" w:fill="FFFFFF"/>
        </w:rPr>
        <w:t>be</w:t>
      </w:r>
      <w:r w:rsidR="001F394A">
        <w:rPr>
          <w:rFonts w:ascii="Arial" w:eastAsia="新細明體" w:hAnsi="Arial" w:cs="Arial"/>
          <w:color w:val="000000" w:themeColor="text1"/>
          <w:kern w:val="0"/>
          <w:shd w:val="clear" w:color="auto" w:fill="FFFFFF"/>
        </w:rPr>
        <w:t xml:space="preserve"> 0.01,0.005 and 0.001</w:t>
      </w:r>
      <w:r w:rsidRPr="00AD0764">
        <w:rPr>
          <w:rFonts w:ascii="Arial" w:eastAsia="新細明體" w:hAnsi="Arial" w:cs="Arial"/>
          <w:color w:val="000000" w:themeColor="text1"/>
          <w:kern w:val="0"/>
          <w:shd w:val="clear" w:color="auto" w:fill="FFFFFF"/>
        </w:rPr>
        <w:t>.</w:t>
      </w:r>
    </w:p>
    <w:p w14:paraId="5289F24E" w14:textId="77777777" w:rsidR="008B014D" w:rsidRPr="001F394A" w:rsidRDefault="008B014D" w:rsidP="001F394A">
      <w:pPr>
        <w:widowControl/>
        <w:ind w:firstLine="480"/>
        <w:rPr>
          <w:rFonts w:ascii="Arial" w:eastAsia="新細明體" w:hAnsi="Arial" w:cs="Arial"/>
          <w:color w:val="000000" w:themeColor="text1"/>
          <w:kern w:val="0"/>
          <w:shd w:val="clear" w:color="auto" w:fill="FFFFFF"/>
        </w:rPr>
      </w:pPr>
    </w:p>
    <w:p w14:paraId="7E1EC186" w14:textId="77777777" w:rsidR="001F394A" w:rsidRPr="00AD0764" w:rsidRDefault="001F394A" w:rsidP="001F394A">
      <w:pPr>
        <w:pStyle w:val="Heading2"/>
      </w:pPr>
      <w:bookmarkStart w:id="33" w:name="_Toc71298884"/>
      <w:r>
        <w:t xml:space="preserve">4.3 </w:t>
      </w:r>
      <w:r w:rsidRPr="00AD0764">
        <w:t xml:space="preserve">Activation </w:t>
      </w:r>
      <w:r>
        <w:t>F</w:t>
      </w:r>
      <w:r w:rsidRPr="00AD0764">
        <w:t>unction (AF)</w:t>
      </w:r>
      <w:bookmarkEnd w:id="33"/>
    </w:p>
    <w:p w14:paraId="7CF32763" w14:textId="4A5C8F13" w:rsidR="001F394A" w:rsidRDefault="001F394A" w:rsidP="001F394A">
      <w:pPr>
        <w:widowControl/>
        <w:ind w:firstLine="480"/>
        <w:textAlignment w:val="baseline"/>
        <w:rPr>
          <w:rFonts w:ascii="Arial" w:eastAsia="Times New Roman" w:hAnsi="Arial" w:cs="Arial"/>
          <w:color w:val="000000" w:themeColor="text1"/>
          <w:kern w:val="0"/>
        </w:rPr>
      </w:pPr>
      <w:r w:rsidRPr="00AD0764">
        <w:rPr>
          <w:rFonts w:ascii="Arial" w:eastAsia="Times New Roman" w:hAnsi="Arial" w:cs="Arial"/>
          <w:color w:val="000000" w:themeColor="text1"/>
          <w:kern w:val="0"/>
          <w:bdr w:val="none" w:sz="0" w:space="0" w:color="auto" w:frame="1"/>
        </w:rPr>
        <w:t>Activation functions</w:t>
      </w:r>
      <w:r w:rsidRPr="00AD0764">
        <w:rPr>
          <w:rFonts w:ascii="Arial" w:eastAsia="Times New Roman" w:hAnsi="Arial" w:cs="Arial"/>
          <w:color w:val="000000" w:themeColor="text1"/>
          <w:kern w:val="0"/>
        </w:rPr>
        <w:t> are a critical part of the design of a neural network.</w:t>
      </w:r>
      <w:r w:rsidRPr="00AD0764">
        <w:rPr>
          <w:rFonts w:ascii="Arial" w:eastAsia="Times New Roman" w:hAnsi="Arial" w:cs="Arial"/>
          <w:color w:val="333333"/>
          <w:kern w:val="0"/>
        </w:rPr>
        <w:t xml:space="preserve"> </w:t>
      </w:r>
      <w:r w:rsidRPr="00AD0764">
        <w:rPr>
          <w:rFonts w:ascii="Arial" w:eastAsia="Times New Roman" w:hAnsi="Arial" w:cs="Arial"/>
          <w:color w:val="000000" w:themeColor="text1"/>
          <w:kern w:val="0"/>
        </w:rPr>
        <w:t xml:space="preserve">AFs act like a switch in a circuit depending on the input. If AF is not used, there will be a linear relationship between input and output variables. Thus, many </w:t>
      </w:r>
      <w:r w:rsidRPr="00AD0764">
        <w:rPr>
          <w:rFonts w:ascii="Arial" w:eastAsia="Times New Roman" w:hAnsi="Arial" w:cs="Arial"/>
          <w:color w:val="000000" w:themeColor="text1"/>
          <w:kern w:val="0"/>
        </w:rPr>
        <w:lastRenderedPageBreak/>
        <w:t>complex problems are not able to be solved as a linear relationship has some limitations. The main purpose of introducing an activation function is to introduce non-linearity to solve complex problems. The choice of activation function in the hidden layer will determine how well the network model learns the training dataset. In the output layer, AFs will define the type of predictions the model can make. In our project, several AFs will be applied to hidden layers.</w:t>
      </w:r>
    </w:p>
    <w:p w14:paraId="5BE9999A" w14:textId="77777777" w:rsidR="00DD3BB5" w:rsidRPr="00AD0764" w:rsidRDefault="00DD3BB5" w:rsidP="001F394A">
      <w:pPr>
        <w:widowControl/>
        <w:ind w:firstLine="480"/>
        <w:textAlignment w:val="baseline"/>
        <w:rPr>
          <w:rFonts w:ascii="Arial" w:eastAsia="Times New Roman" w:hAnsi="Arial" w:cs="Arial"/>
          <w:color w:val="000000" w:themeColor="text1"/>
          <w:kern w:val="0"/>
        </w:rPr>
      </w:pPr>
    </w:p>
    <w:p w14:paraId="173B0EF5" w14:textId="77777777" w:rsidR="001F394A" w:rsidRPr="006C0C3F" w:rsidRDefault="001F394A" w:rsidP="001F394A">
      <w:pPr>
        <w:spacing w:line="360" w:lineRule="auto"/>
        <w:rPr>
          <w:rFonts w:ascii="Arial" w:eastAsia="Yu Mincho" w:hAnsi="Arial" w:cs="Arial"/>
          <w:b/>
          <w:bCs/>
          <w:i/>
          <w:iCs/>
          <w:lang w:eastAsia="ja-JP"/>
        </w:rPr>
      </w:pPr>
      <w:r>
        <w:rPr>
          <w:rFonts w:ascii="Arial" w:eastAsia="Yu Mincho" w:hAnsi="Arial" w:cs="Arial"/>
          <w:b/>
          <w:bCs/>
          <w:i/>
          <w:iCs/>
          <w:lang w:eastAsia="ja-JP"/>
        </w:rPr>
        <w:t xml:space="preserve">4.3.1 </w:t>
      </w:r>
      <w:r w:rsidRPr="006C0C3F">
        <w:rPr>
          <w:rFonts w:ascii="Arial" w:eastAsia="Yu Mincho" w:hAnsi="Arial" w:cs="Arial"/>
          <w:b/>
          <w:bCs/>
          <w:i/>
          <w:iCs/>
          <w:lang w:eastAsia="ja-JP"/>
        </w:rPr>
        <w:t>Sigmoid</w:t>
      </w:r>
    </w:p>
    <w:p w14:paraId="4FB98892" w14:textId="77777777" w:rsidR="001F394A" w:rsidRPr="00AD0764" w:rsidRDefault="001F394A" w:rsidP="001F394A">
      <w:pPr>
        <w:pStyle w:val="NormalWeb"/>
        <w:spacing w:before="0" w:beforeAutospacing="0" w:after="0" w:afterAutospacing="0"/>
        <w:ind w:firstLine="480"/>
        <w:jc w:val="both"/>
        <w:rPr>
          <w:rFonts w:ascii="Arial" w:hAnsi="Arial" w:cs="Arial"/>
          <w:color w:val="292929"/>
        </w:rPr>
      </w:pPr>
      <w:r w:rsidRPr="00AD0764">
        <w:rPr>
          <w:rFonts w:ascii="Arial" w:hAnsi="Arial" w:cs="Arial"/>
          <w:color w:val="292929"/>
        </w:rPr>
        <w:t xml:space="preserve">In mathematical definition, the sigmoid function takes any range of real numbers and returns the output value which is within the range of </w:t>
      </w:r>
      <m:oMath>
        <m:r>
          <w:rPr>
            <w:rFonts w:ascii="Cambria Math" w:hAnsi="Cambria Math" w:cs="Arial"/>
            <w:color w:val="292929"/>
          </w:rPr>
          <m:t>{0,1}</m:t>
        </m:r>
      </m:oMath>
      <w:r w:rsidRPr="00AD0764">
        <w:rPr>
          <w:rFonts w:ascii="Arial" w:hAnsi="Arial" w:cs="Arial"/>
          <w:color w:val="292929"/>
        </w:rPr>
        <w:t>. Based on the convention, we can expect the output value is within the range of {-1,1}.</w:t>
      </w:r>
    </w:p>
    <w:p w14:paraId="1BB93264" w14:textId="77777777" w:rsidR="001F394A" w:rsidRPr="00AD0764" w:rsidRDefault="001F394A" w:rsidP="001F394A">
      <w:pPr>
        <w:rPr>
          <w:rFonts w:ascii="Arial" w:eastAsia="Yu Mincho" w:hAnsi="Arial" w:cs="Arial"/>
          <w:lang w:eastAsia="ja-JP"/>
        </w:rPr>
      </w:pPr>
      <m:oMathPara>
        <m:oMath>
          <m:r>
            <w:rPr>
              <w:rFonts w:ascii="Cambria Math" w:eastAsia="Yu Mincho" w:hAnsi="Cambria Math" w:cs="Arial"/>
              <w:lang w:eastAsia="ja-JP"/>
            </w:rPr>
            <m:t>σ</m:t>
          </m:r>
          <m:d>
            <m:dPr>
              <m:ctrlPr>
                <w:rPr>
                  <w:rFonts w:ascii="Cambria Math" w:eastAsia="Yu Mincho" w:hAnsi="Cambria Math" w:cs="Arial"/>
                  <w:i/>
                  <w:lang w:eastAsia="ja-JP"/>
                </w:rPr>
              </m:ctrlPr>
            </m:dPr>
            <m:e>
              <m:r>
                <w:rPr>
                  <w:rFonts w:ascii="Cambria Math" w:eastAsia="Yu Mincho" w:hAnsi="Cambria Math" w:cs="Arial"/>
                  <w:lang w:eastAsia="ja-JP"/>
                </w:rPr>
                <m:t>z</m:t>
              </m:r>
            </m:e>
          </m:d>
          <m:r>
            <w:rPr>
              <w:rFonts w:ascii="Cambria Math" w:eastAsia="Yu Mincho" w:hAnsi="Cambria Math" w:cs="Arial"/>
              <w:lang w:eastAsia="ja-JP"/>
            </w:rPr>
            <m:t>=</m:t>
          </m:r>
          <m:f>
            <m:fPr>
              <m:ctrlPr>
                <w:rPr>
                  <w:rFonts w:ascii="Cambria Math" w:eastAsia="Yu Mincho" w:hAnsi="Cambria Math" w:cs="Arial"/>
                  <w:i/>
                  <w:lang w:eastAsia="ja-JP"/>
                </w:rPr>
              </m:ctrlPr>
            </m:fPr>
            <m:num>
              <m:r>
                <w:rPr>
                  <w:rFonts w:ascii="Cambria Math" w:eastAsia="Yu Mincho" w:hAnsi="Cambria Math" w:cs="Arial"/>
                  <w:lang w:eastAsia="ja-JP"/>
                </w:rPr>
                <m:t>1</m:t>
              </m:r>
            </m:num>
            <m:den>
              <m:r>
                <w:rPr>
                  <w:rFonts w:ascii="Cambria Math" w:eastAsia="Yu Mincho" w:hAnsi="Cambria Math" w:cs="Arial"/>
                  <w:lang w:eastAsia="ja-JP"/>
                </w:rPr>
                <m:t>1+</m:t>
              </m:r>
              <m:r>
                <m:rPr>
                  <m:sty m:val="p"/>
                </m:rPr>
                <w:rPr>
                  <w:rFonts w:ascii="Cambria Math" w:eastAsia="Yu Mincho" w:hAnsi="Cambria Math" w:cs="Arial"/>
                  <w:lang w:eastAsia="ja-JP"/>
                </w:rPr>
                <m:t>exp⁡</m:t>
              </m:r>
              <m:r>
                <w:rPr>
                  <w:rFonts w:ascii="Cambria Math" w:eastAsia="Yu Mincho" w:hAnsi="Cambria Math" w:cs="Arial"/>
                  <w:lang w:eastAsia="ja-JP"/>
                </w:rPr>
                <m:t>(-z)</m:t>
              </m:r>
            </m:den>
          </m:f>
        </m:oMath>
      </m:oMathPara>
    </w:p>
    <w:p w14:paraId="2ACEE8A4" w14:textId="77777777" w:rsidR="001F394A" w:rsidRPr="00AD0764" w:rsidRDefault="001F394A" w:rsidP="001F394A">
      <w:pPr>
        <w:widowControl/>
        <w:rPr>
          <w:rFonts w:ascii="Arial" w:eastAsia="Times New Roman" w:hAnsi="Arial" w:cs="Arial"/>
          <w:color w:val="292929"/>
          <w:kern w:val="0"/>
        </w:rPr>
      </w:pPr>
      <w:r w:rsidRPr="00AD0764">
        <w:rPr>
          <w:rFonts w:ascii="Arial" w:eastAsia="Times New Roman" w:hAnsi="Arial" w:cs="Arial"/>
          <w:color w:val="292929"/>
          <w:kern w:val="0"/>
        </w:rPr>
        <w:t>The property of the sigmoid function is that it returns a real-valued output. The first derivative of the sigmoid function will be non-negative or non-positive. Illustrate as:</w:t>
      </w:r>
    </w:p>
    <w:p w14:paraId="5EBFABE6" w14:textId="77777777" w:rsidR="001F394A" w:rsidRPr="00AD0764" w:rsidRDefault="001F394A" w:rsidP="001F394A">
      <w:pPr>
        <w:rPr>
          <w:rFonts w:ascii="Arial" w:eastAsia="Yu Mincho" w:hAnsi="Arial" w:cs="Arial"/>
          <w:lang w:eastAsia="ja-JP"/>
        </w:rPr>
      </w:pPr>
      <m:oMathPara>
        <m:oMath>
          <m:r>
            <w:rPr>
              <w:rFonts w:ascii="Cambria Math" w:eastAsia="Yu Mincho" w:hAnsi="Cambria Math" w:cs="Arial"/>
              <w:lang w:eastAsia="ja-JP"/>
            </w:rPr>
            <m:t>1&gt;σ</m:t>
          </m:r>
          <m:d>
            <m:dPr>
              <m:ctrlPr>
                <w:rPr>
                  <w:rFonts w:ascii="Cambria Math" w:eastAsia="Yu Mincho" w:hAnsi="Cambria Math" w:cs="Arial"/>
                  <w:i/>
                  <w:lang w:eastAsia="ja-JP"/>
                </w:rPr>
              </m:ctrlPr>
            </m:dPr>
            <m:e>
              <m:r>
                <w:rPr>
                  <w:rFonts w:ascii="Cambria Math" w:eastAsia="Yu Mincho" w:hAnsi="Cambria Math" w:cs="Arial"/>
                  <w:lang w:eastAsia="ja-JP"/>
                </w:rPr>
                <m:t>z</m:t>
              </m:r>
            </m:e>
          </m:d>
          <m:r>
            <w:rPr>
              <w:rFonts w:ascii="Cambria Math" w:eastAsia="Yu Mincho" w:hAnsi="Cambria Math" w:cs="Arial"/>
              <w:lang w:eastAsia="ja-JP"/>
            </w:rPr>
            <m:t>&gt;0</m:t>
          </m:r>
        </m:oMath>
      </m:oMathPara>
    </w:p>
    <w:p w14:paraId="7A328BF7" w14:textId="4313376E" w:rsidR="001F394A" w:rsidRDefault="001F394A" w:rsidP="001F394A">
      <w:pPr>
        <w:widowControl/>
        <w:rPr>
          <w:rFonts w:ascii="Arial" w:hAnsi="Arial" w:cs="Arial"/>
          <w:color w:val="292929"/>
        </w:rPr>
      </w:pPr>
      <w:r w:rsidRPr="00AD0764">
        <w:rPr>
          <w:rFonts w:ascii="Arial" w:hAnsi="Arial" w:cs="Arial"/>
          <w:color w:val="292929"/>
        </w:rPr>
        <w:t>The Sigmoid function is used for</w:t>
      </w:r>
      <w:r w:rsidRPr="00AD0764">
        <w:rPr>
          <w:rStyle w:val="apple-converted-space"/>
          <w:rFonts w:ascii="Arial" w:hAnsi="Arial" w:cs="Arial"/>
          <w:b/>
          <w:bCs/>
          <w:color w:val="292929"/>
        </w:rPr>
        <w:t> </w:t>
      </w:r>
      <w:r w:rsidRPr="00AD0764">
        <w:rPr>
          <w:rStyle w:val="Strong"/>
          <w:rFonts w:ascii="Arial" w:hAnsi="Arial" w:cs="Arial"/>
          <w:b w:val="0"/>
          <w:bCs w:val="0"/>
          <w:color w:val="292929"/>
        </w:rPr>
        <w:t>binary classification</w:t>
      </w:r>
      <w:r w:rsidRPr="00AD0764">
        <w:rPr>
          <w:rStyle w:val="apple-converted-space"/>
          <w:rFonts w:ascii="Arial" w:hAnsi="Arial" w:cs="Arial"/>
          <w:b/>
          <w:bCs/>
          <w:color w:val="292929"/>
        </w:rPr>
        <w:t> </w:t>
      </w:r>
      <w:r w:rsidRPr="00AD0764">
        <w:rPr>
          <w:rFonts w:ascii="Arial" w:hAnsi="Arial" w:cs="Arial"/>
          <w:color w:val="292929"/>
        </w:rPr>
        <w:t>in a logistic regression model. While creating artificial neurons, a sigmoid function is used as the</w:t>
      </w:r>
      <w:r w:rsidRPr="00AD0764">
        <w:rPr>
          <w:rStyle w:val="apple-converted-space"/>
          <w:rFonts w:ascii="Arial" w:hAnsi="Arial" w:cs="Arial"/>
          <w:color w:val="292929"/>
        </w:rPr>
        <w:t> </w:t>
      </w:r>
      <w:r w:rsidRPr="00AD0764">
        <w:rPr>
          <w:rStyle w:val="Strong"/>
          <w:rFonts w:ascii="Arial" w:hAnsi="Arial" w:cs="Arial"/>
          <w:b w:val="0"/>
          <w:bCs w:val="0"/>
          <w:color w:val="292929"/>
        </w:rPr>
        <w:t>activation function</w:t>
      </w:r>
      <w:r w:rsidRPr="00AD0764">
        <w:rPr>
          <w:rFonts w:ascii="Arial" w:hAnsi="Arial" w:cs="Arial"/>
          <w:color w:val="292929"/>
        </w:rPr>
        <w:t>. In statistics, the</w:t>
      </w:r>
      <w:r w:rsidRPr="00AD0764">
        <w:rPr>
          <w:rStyle w:val="apple-converted-space"/>
          <w:rFonts w:ascii="Arial" w:hAnsi="Arial" w:cs="Arial"/>
          <w:color w:val="292929"/>
        </w:rPr>
        <w:t> </w:t>
      </w:r>
      <w:r w:rsidRPr="00AD0764">
        <w:rPr>
          <w:rStyle w:val="Strong"/>
          <w:rFonts w:ascii="Arial" w:hAnsi="Arial" w:cs="Arial"/>
          <w:b w:val="0"/>
          <w:bCs w:val="0"/>
          <w:color w:val="292929"/>
        </w:rPr>
        <w:t>sigmoid function graphs</w:t>
      </w:r>
      <w:r w:rsidRPr="00AD0764">
        <w:rPr>
          <w:rStyle w:val="apple-converted-space"/>
          <w:rFonts w:ascii="Arial" w:hAnsi="Arial" w:cs="Arial"/>
          <w:color w:val="292929"/>
        </w:rPr>
        <w:t> </w:t>
      </w:r>
      <w:r w:rsidRPr="00AD0764">
        <w:rPr>
          <w:rFonts w:ascii="Arial" w:hAnsi="Arial" w:cs="Arial"/>
          <w:color w:val="292929"/>
        </w:rPr>
        <w:t>are common as a cumulative distribution function.</w:t>
      </w:r>
    </w:p>
    <w:p w14:paraId="534257FE" w14:textId="77777777" w:rsidR="005E737F" w:rsidRPr="00023A34" w:rsidRDefault="005E737F" w:rsidP="001F394A">
      <w:pPr>
        <w:widowControl/>
        <w:rPr>
          <w:rFonts w:ascii="Arial" w:hAnsi="Arial" w:cs="Arial"/>
          <w:color w:val="292929"/>
        </w:rPr>
      </w:pPr>
    </w:p>
    <w:p w14:paraId="003074C7" w14:textId="77777777" w:rsidR="001F394A" w:rsidRPr="006C0C3F" w:rsidRDefault="001F394A" w:rsidP="001F394A">
      <w:pPr>
        <w:spacing w:line="360" w:lineRule="auto"/>
        <w:rPr>
          <w:rFonts w:ascii="Arial" w:eastAsia="Yu Mincho" w:hAnsi="Arial" w:cs="Arial"/>
          <w:b/>
          <w:bCs/>
          <w:lang w:eastAsia="ja-JP"/>
        </w:rPr>
      </w:pPr>
      <w:r>
        <w:rPr>
          <w:rFonts w:ascii="Arial" w:eastAsia="Times New Roman" w:hAnsi="Arial" w:cs="Arial"/>
          <w:b/>
          <w:bCs/>
          <w:color w:val="292929"/>
          <w:spacing w:val="-1"/>
          <w:kern w:val="0"/>
        </w:rPr>
        <w:t xml:space="preserve">4.3.2 </w:t>
      </w:r>
      <w:r w:rsidRPr="006C0C3F">
        <w:rPr>
          <w:rFonts w:ascii="Arial" w:eastAsia="Times New Roman" w:hAnsi="Arial" w:cs="Arial"/>
          <w:b/>
          <w:bCs/>
          <w:color w:val="292929"/>
          <w:spacing w:val="-1"/>
          <w:kern w:val="0"/>
        </w:rPr>
        <w:t>Rectified Linear Unit</w:t>
      </w:r>
      <w:r w:rsidRPr="006C0C3F">
        <w:rPr>
          <w:rFonts w:ascii="Arial" w:eastAsia="Yu Mincho" w:hAnsi="Arial" w:cs="Arial"/>
          <w:b/>
          <w:bCs/>
          <w:lang w:eastAsia="ja-JP"/>
        </w:rPr>
        <w:t xml:space="preserve"> (ReLU)</w:t>
      </w:r>
    </w:p>
    <w:p w14:paraId="5DFC9516" w14:textId="77777777" w:rsidR="001F394A" w:rsidRPr="00AD0764" w:rsidRDefault="001F394A" w:rsidP="001F394A">
      <w:pPr>
        <w:widowControl/>
        <w:ind w:firstLine="480"/>
        <w:rPr>
          <w:rFonts w:ascii="Arial" w:eastAsia="Times New Roman" w:hAnsi="Arial" w:cs="Arial"/>
          <w:kern w:val="0"/>
        </w:rPr>
      </w:pPr>
      <w:r w:rsidRPr="00AD0764">
        <w:rPr>
          <w:rFonts w:ascii="Arial" w:eastAsia="Times New Roman" w:hAnsi="Arial" w:cs="Arial"/>
          <w:color w:val="292929"/>
          <w:spacing w:val="-1"/>
          <w:kern w:val="0"/>
          <w:shd w:val="clear" w:color="auto" w:fill="FFFFFF"/>
        </w:rPr>
        <w:t>A ReLU has output 0 if the input is less than 0, and </w:t>
      </w:r>
      <w:r w:rsidRPr="00AD0764">
        <w:rPr>
          <w:rFonts w:ascii="Arial" w:eastAsia="Times New Roman" w:hAnsi="Arial" w:cs="Arial"/>
          <w:i/>
          <w:iCs/>
          <w:color w:val="292929"/>
          <w:spacing w:val="-1"/>
          <w:kern w:val="0"/>
        </w:rPr>
        <w:t xml:space="preserve">raw </w:t>
      </w:r>
      <w:r w:rsidRPr="00AD0764">
        <w:rPr>
          <w:rFonts w:ascii="Arial" w:eastAsia="Times New Roman" w:hAnsi="Arial" w:cs="Arial"/>
          <w:color w:val="292929"/>
          <w:spacing w:val="-1"/>
          <w:kern w:val="0"/>
          <w:shd w:val="clear" w:color="auto" w:fill="FFFFFF"/>
        </w:rPr>
        <w:t>output otherwise. That is, if the input is greater than 0, the output equals the input. The operation of ReLU is closer to the way our </w:t>
      </w:r>
      <w:r w:rsidRPr="00AD0764">
        <w:rPr>
          <w:rFonts w:ascii="Arial" w:eastAsia="Times New Roman" w:hAnsi="Arial" w:cs="Arial"/>
          <w:i/>
          <w:iCs/>
          <w:color w:val="292929"/>
          <w:spacing w:val="-1"/>
          <w:kern w:val="0"/>
        </w:rPr>
        <w:t>biological neurons</w:t>
      </w:r>
      <w:r w:rsidRPr="00AD0764">
        <w:rPr>
          <w:rFonts w:ascii="Arial" w:eastAsia="Times New Roman" w:hAnsi="Arial" w:cs="Arial"/>
          <w:color w:val="292929"/>
          <w:spacing w:val="-1"/>
          <w:kern w:val="0"/>
          <w:shd w:val="clear" w:color="auto" w:fill="FFFFFF"/>
        </w:rPr>
        <w:t> work. i.e.</w:t>
      </w:r>
    </w:p>
    <w:p w14:paraId="3DF05FEF" w14:textId="77777777" w:rsidR="001F394A" w:rsidRPr="00AD0764" w:rsidRDefault="001F394A" w:rsidP="001F394A">
      <w:pPr>
        <w:rPr>
          <w:rFonts w:ascii="Arial" w:eastAsia="Yu Mincho" w:hAnsi="Arial" w:cs="Arial"/>
          <w:lang w:eastAsia="ja-JP"/>
        </w:rPr>
      </w:pPr>
      <m:oMathPara>
        <m:oMath>
          <m:r>
            <w:rPr>
              <w:rFonts w:ascii="Cambria Math" w:eastAsia="Yu Mincho" w:hAnsi="Cambria Math" w:cs="Arial"/>
              <w:lang w:eastAsia="ja-JP"/>
            </w:rPr>
            <m:t>a=</m:t>
          </m:r>
          <m:r>
            <m:rPr>
              <m:sty m:val="p"/>
            </m:rPr>
            <w:rPr>
              <w:rFonts w:ascii="Cambria Math" w:eastAsia="Yu Mincho" w:hAnsi="Cambria Math" w:cs="Arial"/>
              <w:lang w:eastAsia="ja-JP"/>
            </w:rPr>
            <m:t>max⁡</m:t>
          </m:r>
          <m:r>
            <w:rPr>
              <w:rFonts w:ascii="Cambria Math" w:eastAsia="Yu Mincho" w:hAnsi="Cambria Math" w:cs="Arial"/>
              <w:lang w:eastAsia="ja-JP"/>
            </w:rPr>
            <m:t>(0,z)</m:t>
          </m:r>
        </m:oMath>
      </m:oMathPara>
    </w:p>
    <w:p w14:paraId="499D2E1D" w14:textId="77777777" w:rsidR="001F394A" w:rsidRDefault="001F394A" w:rsidP="001F394A">
      <w:pPr>
        <w:rPr>
          <w:rFonts w:ascii="Arial" w:eastAsia="Times New Roman" w:hAnsi="Arial" w:cs="Arial"/>
          <w:color w:val="292929"/>
          <w:spacing w:val="-1"/>
          <w:kern w:val="0"/>
        </w:rPr>
      </w:pPr>
      <w:r w:rsidRPr="00AD0764">
        <w:rPr>
          <w:rFonts w:ascii="Arial" w:eastAsia="Times New Roman" w:hAnsi="Arial" w:cs="Arial"/>
          <w:color w:val="292929"/>
          <w:spacing w:val="-1"/>
          <w:kern w:val="0"/>
          <w:shd w:val="clear" w:color="auto" w:fill="FFFFFF"/>
        </w:rPr>
        <w:t>ReLU is </w:t>
      </w:r>
      <w:r w:rsidRPr="00AD0764">
        <w:rPr>
          <w:rFonts w:ascii="Arial" w:eastAsia="Times New Roman" w:hAnsi="Arial" w:cs="Arial"/>
          <w:color w:val="292929"/>
          <w:spacing w:val="-1"/>
          <w:kern w:val="0"/>
        </w:rPr>
        <w:t>non-linear</w:t>
      </w:r>
      <w:r w:rsidRPr="00AD0764">
        <w:rPr>
          <w:rFonts w:ascii="Arial" w:eastAsia="Times New Roman" w:hAnsi="Arial" w:cs="Arial"/>
          <w:color w:val="292929"/>
          <w:spacing w:val="-1"/>
          <w:kern w:val="0"/>
          <w:shd w:val="clear" w:color="auto" w:fill="FFFFFF"/>
        </w:rPr>
        <w:t> and not having any </w:t>
      </w:r>
      <w:r w:rsidRPr="00AD0764">
        <w:rPr>
          <w:rFonts w:ascii="Arial" w:eastAsia="Times New Roman" w:hAnsi="Arial" w:cs="Arial"/>
          <w:color w:val="292929"/>
          <w:spacing w:val="-1"/>
          <w:kern w:val="0"/>
        </w:rPr>
        <w:t>backpropagation errors,</w:t>
      </w:r>
      <w:r>
        <w:rPr>
          <w:rFonts w:ascii="Arial" w:eastAsia="Times New Roman" w:hAnsi="Arial" w:cs="Arial"/>
          <w:color w:val="292929"/>
          <w:spacing w:val="-1"/>
          <w:kern w:val="0"/>
        </w:rPr>
        <w:t xml:space="preserve"> unlike the </w:t>
      </w:r>
    </w:p>
    <w:p w14:paraId="2DFEE3A8" w14:textId="22A4033E" w:rsidR="001F394A" w:rsidRPr="00023A34" w:rsidRDefault="001F394A" w:rsidP="001F394A">
      <w:pPr>
        <w:rPr>
          <w:rFonts w:ascii="Arial" w:hAnsi="Arial" w:cs="Arial"/>
          <w:color w:val="242729"/>
          <w:sz w:val="23"/>
          <w:szCs w:val="23"/>
          <w:shd w:val="clear" w:color="auto" w:fill="FFFFFF"/>
        </w:rPr>
      </w:pPr>
      <w:r w:rsidRPr="00AD0764">
        <w:rPr>
          <w:rFonts w:ascii="Arial" w:eastAsia="Times New Roman" w:hAnsi="Arial" w:cs="Arial"/>
          <w:color w:val="292929"/>
          <w:spacing w:val="-1"/>
          <w:kern w:val="0"/>
        </w:rPr>
        <w:t>sigmoid function</w:t>
      </w:r>
      <w:r w:rsidRPr="00AD0764">
        <w:rPr>
          <w:rFonts w:ascii="Arial" w:eastAsia="Times New Roman" w:hAnsi="Arial" w:cs="Arial"/>
          <w:color w:val="292929"/>
          <w:spacing w:val="-1"/>
          <w:kern w:val="0"/>
          <w:shd w:val="clear" w:color="auto" w:fill="FFFFFF"/>
        </w:rPr>
        <w:t>.</w:t>
      </w:r>
      <w:r w:rsidR="005D5C81">
        <w:rPr>
          <w:rFonts w:ascii="Arial" w:eastAsia="Times New Roman" w:hAnsi="Arial" w:cs="Arial"/>
          <w:color w:val="292929"/>
          <w:spacing w:val="-1"/>
          <w:kern w:val="0"/>
          <w:shd w:val="clear" w:color="auto" w:fill="FFFFFF"/>
        </w:rPr>
        <w:t xml:space="preserve"> </w:t>
      </w:r>
      <w:r w:rsidR="005D5C81" w:rsidRPr="00AD0764">
        <w:rPr>
          <w:rFonts w:ascii="Arial" w:eastAsia="Times New Roman" w:hAnsi="Arial" w:cs="Arial"/>
          <w:color w:val="292929"/>
          <w:spacing w:val="-1"/>
          <w:kern w:val="0"/>
          <w:shd w:val="clear" w:color="auto" w:fill="FFFFFF"/>
        </w:rPr>
        <w:t>Also,</w:t>
      </w:r>
      <w:r w:rsidRPr="00AD0764">
        <w:rPr>
          <w:rFonts w:ascii="Arial" w:eastAsia="Times New Roman" w:hAnsi="Arial" w:cs="Arial"/>
          <w:color w:val="292929"/>
          <w:spacing w:val="-1"/>
          <w:kern w:val="0"/>
          <w:shd w:val="clear" w:color="auto" w:fill="FFFFFF"/>
        </w:rPr>
        <w:t xml:space="preserve"> for larger NNs, the </w:t>
      </w:r>
      <w:r w:rsidRPr="00AD0764">
        <w:rPr>
          <w:rFonts w:ascii="Arial" w:eastAsia="Times New Roman" w:hAnsi="Arial" w:cs="Arial"/>
          <w:color w:val="292929"/>
          <w:spacing w:val="-1"/>
          <w:kern w:val="0"/>
        </w:rPr>
        <w:t>speed</w:t>
      </w:r>
      <w:r w:rsidRPr="00AD0764">
        <w:rPr>
          <w:rFonts w:ascii="Arial" w:eastAsia="Times New Roman" w:hAnsi="Arial" w:cs="Arial"/>
          <w:color w:val="292929"/>
          <w:spacing w:val="-1"/>
          <w:kern w:val="0"/>
          <w:shd w:val="clear" w:color="auto" w:fill="FFFFFF"/>
        </w:rPr>
        <w:t> of building models based off on ReLU is very fast compared to Sigmoid</w:t>
      </w:r>
      <w:r>
        <w:rPr>
          <w:rFonts w:ascii="Arial" w:eastAsia="Times New Roman" w:hAnsi="Arial" w:cs="Arial"/>
          <w:color w:val="292929"/>
          <w:spacing w:val="-1"/>
          <w:kern w:val="0"/>
          <w:shd w:val="clear" w:color="auto" w:fill="FFFFFF"/>
        </w:rPr>
        <w:t xml:space="preserve"> </w:t>
      </w:r>
      <w:r w:rsidRPr="00AD0764">
        <w:rPr>
          <w:rFonts w:ascii="Arial" w:hAnsi="Arial" w:cs="Arial"/>
          <w:color w:val="242729"/>
          <w:sz w:val="23"/>
          <w:szCs w:val="23"/>
          <w:shd w:val="clear" w:color="auto" w:fill="FFFFFF"/>
        </w:rPr>
        <w:t>(</w:t>
      </w:r>
      <w:proofErr w:type="spellStart"/>
      <w:r w:rsidRPr="00023A34">
        <w:rPr>
          <w:rFonts w:ascii="Arial" w:hAnsi="Arial" w:cs="Arial"/>
          <w:color w:val="000000" w:themeColor="text1"/>
          <w:sz w:val="23"/>
          <w:szCs w:val="23"/>
          <w:bdr w:val="none" w:sz="0" w:space="0" w:color="auto" w:frame="1"/>
          <w:shd w:val="clear" w:color="auto" w:fill="FFFFFF"/>
        </w:rPr>
        <w:t>Krizhevsky</w:t>
      </w:r>
      <w:proofErr w:type="spellEnd"/>
      <w:r w:rsidRPr="00023A34">
        <w:rPr>
          <w:rFonts w:ascii="Arial" w:hAnsi="Arial" w:cs="Arial"/>
          <w:color w:val="000000" w:themeColor="text1"/>
          <w:sz w:val="23"/>
          <w:szCs w:val="23"/>
          <w:bdr w:val="none" w:sz="0" w:space="0" w:color="auto" w:frame="1"/>
          <w:shd w:val="clear" w:color="auto" w:fill="FFFFFF"/>
        </w:rPr>
        <w:t xml:space="preserve"> et al</w:t>
      </w:r>
      <w:r w:rsidRPr="00AD0764">
        <w:rPr>
          <w:rFonts w:ascii="Arial" w:hAnsi="Arial" w:cs="Arial"/>
          <w:color w:val="242729"/>
          <w:sz w:val="23"/>
          <w:szCs w:val="23"/>
          <w:shd w:val="clear" w:color="auto" w:fill="FFFFFF"/>
        </w:rPr>
        <w:t>)</w:t>
      </w:r>
      <w:r w:rsidRPr="00AD0764">
        <w:rPr>
          <w:rFonts w:ascii="Arial" w:eastAsia="Times New Roman" w:hAnsi="Arial" w:cs="Arial"/>
          <w:color w:val="292929"/>
          <w:spacing w:val="-1"/>
          <w:kern w:val="0"/>
          <w:shd w:val="clear" w:color="auto" w:fill="FFFFFF"/>
        </w:rPr>
        <w:t>, because 1. ReLU is One-sided, compared to the anti-symmetry of Tanh. 2. Sparse activation on hidden units. 3. Fewer vanishing gradient problems compared to sigmoid. 4. Only comparison, addition, and multiplication involved in the computation. 5. It is scale-invariant</w:t>
      </w:r>
      <w:r w:rsidRPr="00AD0764">
        <w:rPr>
          <w:rFonts w:ascii="Arial" w:eastAsia="Yu Mincho" w:hAnsi="Arial" w:cs="Arial"/>
          <w:lang w:eastAsia="ja-JP"/>
        </w:rPr>
        <w:t xml:space="preserve"> </w:t>
      </w:r>
      <w:r w:rsidRPr="00AD0764">
        <w:rPr>
          <w:rFonts w:ascii="Arial" w:eastAsia="Times New Roman" w:hAnsi="Arial" w:cs="Arial"/>
          <w:color w:val="292929"/>
          <w:spacing w:val="-1"/>
          <w:kern w:val="0"/>
          <w:shd w:val="clear" w:color="auto" w:fill="FFFFFF"/>
        </w:rPr>
        <w:t>i.e.</w:t>
      </w:r>
    </w:p>
    <w:p w14:paraId="267064B2" w14:textId="2BB690A6" w:rsidR="001F394A" w:rsidRPr="00DD3BB5" w:rsidDel="006E5A6F" w:rsidRDefault="001F394A" w:rsidP="001F394A">
      <w:pPr>
        <w:widowControl/>
        <w:rPr>
          <w:del w:id="34" w:author="WONG, Man Him" w:date="2021-05-07T18:38:00Z"/>
          <w:rFonts w:ascii="Arial" w:hAnsi="Arial" w:cs="Arial"/>
          <w:color w:val="292929"/>
          <w:spacing w:val="-1"/>
          <w:kern w:val="0"/>
          <w:shd w:val="clear" w:color="auto" w:fill="FFFFFF"/>
        </w:rPr>
      </w:pPr>
      <m:oMathPara>
        <m:oMath>
          <m:r>
            <w:rPr>
              <w:rFonts w:ascii="Cambria Math" w:eastAsia="Times New Roman" w:hAnsi="Cambria Math" w:cs="Arial"/>
              <w:color w:val="292929"/>
              <w:spacing w:val="-1"/>
              <w:kern w:val="0"/>
              <w:shd w:val="clear" w:color="auto" w:fill="FFFFFF"/>
            </w:rPr>
            <m:t xml:space="preserve"> max ( 0, a x ) = a max ( 0 , x ) for a ≥ 0</m:t>
          </m:r>
        </m:oMath>
      </m:oMathPara>
    </w:p>
    <w:p w14:paraId="3DEF33CA" w14:textId="651E6F50" w:rsidR="001F394A" w:rsidRDefault="001F394A" w:rsidP="001F394A">
      <w:pPr>
        <w:rPr>
          <w:rFonts w:ascii="Arial" w:eastAsia="Yu Mincho" w:hAnsi="Arial" w:cs="Arial" w:hint="eastAsia"/>
          <w:lang w:eastAsia="ja-JP"/>
        </w:rPr>
      </w:pPr>
    </w:p>
    <w:p w14:paraId="20DB7F88" w14:textId="4DD29BAB" w:rsidR="00DC5B11" w:rsidRPr="00205C5A" w:rsidRDefault="002C4345" w:rsidP="00DC5B11">
      <w:pPr>
        <w:pStyle w:val="Heading1"/>
        <w:jc w:val="center"/>
        <w:rPr>
          <w:rFonts w:eastAsiaTheme="minorEastAsia"/>
        </w:rPr>
      </w:pPr>
      <w:bookmarkStart w:id="35" w:name="_Toc71298885"/>
      <w:r>
        <w:lastRenderedPageBreak/>
        <w:t>5</w:t>
      </w:r>
      <w:r w:rsidR="00DC5B11">
        <w:t xml:space="preserve">. </w:t>
      </w:r>
      <w:r w:rsidR="00DC5B11" w:rsidRPr="00205C5A">
        <w:t>Model</w:t>
      </w:r>
      <w:r w:rsidR="00DC5B11">
        <w:t xml:space="preserve"> selection</w:t>
      </w:r>
      <w:bookmarkEnd w:id="35"/>
    </w:p>
    <w:p w14:paraId="5BA14566" w14:textId="6D22720D" w:rsidR="00DC5B11" w:rsidRDefault="002C4345" w:rsidP="00183029">
      <w:pPr>
        <w:pStyle w:val="Heading2"/>
      </w:pPr>
      <w:bookmarkStart w:id="36" w:name="_Toc71298886"/>
      <w:r>
        <w:t>5</w:t>
      </w:r>
      <w:r w:rsidR="00A968C1" w:rsidRPr="00183029">
        <w:t>.</w:t>
      </w:r>
      <w:r w:rsidR="00514BDB" w:rsidRPr="00183029">
        <w:t>1 CNN</w:t>
      </w:r>
      <w:bookmarkEnd w:id="36"/>
    </w:p>
    <w:p w14:paraId="214371FA" w14:textId="16FC2232" w:rsidR="00183029" w:rsidRDefault="00B07D8A" w:rsidP="00183029">
      <w:r>
        <w:rPr>
          <w:rFonts w:hint="eastAsia"/>
        </w:rPr>
        <w:t>I</w:t>
      </w:r>
      <w:r>
        <w:t>n our CNN model</w:t>
      </w:r>
      <w:r w:rsidR="008D7D0D">
        <w:t>,</w:t>
      </w:r>
      <w:r w:rsidR="0070792D">
        <w:t xml:space="preserve"> the model structure is</w:t>
      </w:r>
      <w:r w:rsidR="002431E8">
        <w:t xml:space="preserve"> shown as the follows</w:t>
      </w:r>
      <w:r w:rsidR="008268E9">
        <w:t xml:space="preserve">: </w:t>
      </w:r>
    </w:p>
    <w:p w14:paraId="73E3DA9C" w14:textId="4B40AD5A" w:rsidR="002431E8" w:rsidRPr="00FC3259" w:rsidRDefault="00376432" w:rsidP="00183029">
      <m:oMathPara>
        <m:oMath>
          <m:r>
            <w:rPr>
              <w:rFonts w:ascii="Cambria Math" w:hAnsi="Cambria Math"/>
            </w:rPr>
            <m:t>convolutional layers</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input</m:t>
                      </m:r>
                    </m:e>
                  </m:d>
                  <m:r>
                    <w:rPr>
                      <w:rFonts w:ascii="Cambria Math" w:hAnsi="Cambria Math"/>
                    </w:rPr>
                    <m:t xml:space="preserve">32 filters, filter size=3*3,   ReLU, MaxPooling(2,2) </m:t>
                  </m:r>
                </m:e>
                <m:e>
                  <m:r>
                    <w:rPr>
                      <w:rFonts w:ascii="Cambria Math" w:hAnsi="Cambria Math"/>
                    </w:rPr>
                    <m:t>64 filters, filter size=3*3,   ReLU, MaxPooling(2,2)</m:t>
                  </m:r>
                </m:e>
                <m:e>
                  <m:r>
                    <w:rPr>
                      <w:rFonts w:ascii="Cambria Math" w:hAnsi="Cambria Math"/>
                    </w:rPr>
                    <m:t>128 filters, filter size=3*3,   ReLU, MaxPooling(2,2)</m:t>
                  </m:r>
                </m:e>
              </m:eqArr>
            </m:e>
          </m:d>
        </m:oMath>
      </m:oMathPara>
    </w:p>
    <w:p w14:paraId="024CF5E6" w14:textId="50510850" w:rsidR="00FC3259" w:rsidRPr="00B506A2" w:rsidRDefault="00FC3259" w:rsidP="00183029">
      <m:oMathPara>
        <m:oMathParaPr>
          <m:jc m:val="left"/>
        </m:oMathParaPr>
        <m:oMath>
          <m:r>
            <w:rPr>
              <w:rFonts w:ascii="Cambria Math" w:hAnsi="Cambria Math"/>
            </w:rPr>
            <m:t>flattening layer</m:t>
          </m:r>
        </m:oMath>
      </m:oMathPara>
    </w:p>
    <w:p w14:paraId="4FB8D7B4" w14:textId="5D866003" w:rsidR="00B506A2" w:rsidRPr="00B506A2" w:rsidRDefault="008268E9" w:rsidP="00183029">
      <m:oMathPara>
        <m:oMathParaPr>
          <m:jc m:val="left"/>
        </m:oMathParaPr>
        <m:oMath>
          <m:r>
            <w:rPr>
              <w:rFonts w:ascii="Cambria Math" w:hAnsi="Cambria Math"/>
            </w:rPr>
            <m:t xml:space="preserve">MLP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128 neurons, ReLU+</m:t>
                  </m:r>
                  <m:r>
                    <w:rPr>
                      <w:rFonts w:ascii="Cambria Math" w:hAnsi="Cambria Math" w:hint="eastAsia"/>
                    </w:rPr>
                    <m:t>B</m:t>
                  </m:r>
                  <m:r>
                    <w:rPr>
                      <w:rFonts w:ascii="Cambria Math" w:hAnsi="Cambria Math"/>
                    </w:rPr>
                    <m:t>atch Normalization</m:t>
                  </m:r>
                </m:e>
                <m:e>
                  <m:r>
                    <w:rPr>
                      <w:rFonts w:ascii="Cambria Math" w:hAnsi="Cambria Math"/>
                    </w:rPr>
                    <m:t>64 neurons, ReLU+</m:t>
                  </m:r>
                  <m:r>
                    <w:rPr>
                      <w:rFonts w:ascii="Cambria Math" w:hAnsi="Cambria Math" w:hint="eastAsia"/>
                    </w:rPr>
                    <m:t>B</m:t>
                  </m:r>
                  <m:r>
                    <w:rPr>
                      <w:rFonts w:ascii="Cambria Math" w:hAnsi="Cambria Math"/>
                    </w:rPr>
                    <m:t>atch Normalization</m:t>
                  </m:r>
                </m:e>
                <m:e>
                  <m:r>
                    <w:rPr>
                      <w:rFonts w:ascii="Cambria Math" w:hAnsi="Cambria Math"/>
                    </w:rPr>
                    <m:t>32 neurons, ReLU+</m:t>
                  </m:r>
                  <m:r>
                    <w:rPr>
                      <w:rFonts w:ascii="Cambria Math" w:hAnsi="Cambria Math" w:hint="eastAsia"/>
                    </w:rPr>
                    <m:t>B</m:t>
                  </m:r>
                  <m:r>
                    <w:rPr>
                      <w:rFonts w:ascii="Cambria Math" w:hAnsi="Cambria Math"/>
                    </w:rPr>
                    <m:t>atch Normalization</m:t>
                  </m:r>
                </m:e>
              </m:eqArr>
            </m:e>
          </m:d>
        </m:oMath>
      </m:oMathPara>
    </w:p>
    <w:p w14:paraId="2098CC1F" w14:textId="34A63420" w:rsidR="00DC5B11" w:rsidRPr="008A3450" w:rsidRDefault="008A3450" w:rsidP="001F394A">
      <w:pPr>
        <w:rPr>
          <w:rFonts w:ascii="Arial" w:hAnsi="Arial" w:cs="Arial"/>
        </w:rPr>
      </w:pPr>
      <m:oMathPara>
        <m:oMathParaPr>
          <m:jc m:val="left"/>
        </m:oMathParaPr>
        <m:oMath>
          <m:r>
            <w:rPr>
              <w:rFonts w:ascii="Cambria Math" w:hAnsi="Cambria Math"/>
            </w:rPr>
            <m:t>Output layer</m:t>
          </m:r>
          <m:r>
            <w:rPr>
              <w:rFonts w:ascii="Cambria Math" w:hAnsi="Cambria Math" w:hint="eastAsia"/>
            </w:rPr>
            <m:t xml:space="preserve"> (</m:t>
          </m:r>
          <m:r>
            <w:rPr>
              <w:rFonts w:ascii="Cambria Math" w:hAnsi="Cambria Math"/>
            </w:rPr>
            <m:t>Sigmoid)</m:t>
          </m:r>
        </m:oMath>
      </m:oMathPara>
    </w:p>
    <w:p w14:paraId="018C603B" w14:textId="77777777" w:rsidR="00BD62C9" w:rsidRPr="00BD62C9" w:rsidRDefault="00BD62C9" w:rsidP="00BD62C9">
      <w:pPr>
        <w:rPr>
          <w:rFonts w:ascii="Arial" w:hAnsi="Arial" w:cs="Arial"/>
        </w:rPr>
      </w:pPr>
      <m:oMathPara>
        <m:oMathParaPr>
          <m:jc m:val="left"/>
        </m:oMathParaPr>
        <m:oMath>
          <m:r>
            <w:rPr>
              <w:rFonts w:ascii="Cambria Math" w:hAnsi="Cambria Math" w:cs="Arial" w:hint="eastAsia"/>
            </w:rPr>
            <m:t>L</m:t>
          </m:r>
          <m:r>
            <w:rPr>
              <w:rFonts w:ascii="Cambria Math" w:hAnsi="Cambria Math" w:cs="Arial"/>
            </w:rPr>
            <m:t>oss function = binary_crossentropy</m:t>
          </m:r>
        </m:oMath>
      </m:oMathPara>
    </w:p>
    <w:p w14:paraId="672A8138" w14:textId="64AC3A20" w:rsidR="008A3450" w:rsidRDefault="008A3450" w:rsidP="001F394A">
      <w:pPr>
        <w:rPr>
          <w:rFonts w:ascii="Arial" w:hAnsi="Arial" w:cs="Arial"/>
        </w:rPr>
      </w:pPr>
    </w:p>
    <w:p w14:paraId="778A284E" w14:textId="4C445B2E" w:rsidR="006A34BC" w:rsidRDefault="007852A7" w:rsidP="001F394A">
      <w:pPr>
        <w:rPr>
          <w:rFonts w:ascii="Arial" w:hAnsi="Arial" w:cs="Arial"/>
        </w:rPr>
      </w:pPr>
      <w:r>
        <w:rPr>
          <w:rFonts w:ascii="Arial" w:hAnsi="Arial" w:cs="Arial" w:hint="eastAsia"/>
        </w:rPr>
        <w:t>T</w:t>
      </w:r>
      <w:r>
        <w:rPr>
          <w:rFonts w:ascii="Arial" w:hAnsi="Arial" w:cs="Arial"/>
        </w:rPr>
        <w:t xml:space="preserve">he 3 convolutional layers serve as the feature </w:t>
      </w:r>
      <w:r w:rsidR="00B13783">
        <w:rPr>
          <w:rFonts w:ascii="Arial" w:hAnsi="Arial" w:cs="Arial"/>
        </w:rPr>
        <w:t>extraction</w:t>
      </w:r>
      <w:r w:rsidR="00290C95">
        <w:rPr>
          <w:rFonts w:ascii="Arial" w:hAnsi="Arial" w:cs="Arial"/>
        </w:rPr>
        <w:t xml:space="preserve"> layer</w:t>
      </w:r>
      <w:r w:rsidR="00B13783">
        <w:rPr>
          <w:rFonts w:ascii="Arial" w:hAnsi="Arial" w:cs="Arial"/>
        </w:rPr>
        <w:t xml:space="preserve"> for finding out the </w:t>
      </w:r>
      <w:r w:rsidR="006A07FB">
        <w:rPr>
          <w:rFonts w:ascii="Arial" w:hAnsi="Arial" w:cs="Arial"/>
        </w:rPr>
        <w:t>differences between the buildings and mountain in the training dataset</w:t>
      </w:r>
      <w:r w:rsidR="00290C95">
        <w:rPr>
          <w:rFonts w:ascii="Arial" w:hAnsi="Arial" w:cs="Arial"/>
        </w:rPr>
        <w:t>.</w:t>
      </w:r>
      <w:r w:rsidR="00290C95">
        <w:rPr>
          <w:rFonts w:ascii="Arial" w:hAnsi="Arial" w:cs="Arial" w:hint="eastAsia"/>
        </w:rPr>
        <w:t xml:space="preserve"> </w:t>
      </w:r>
      <w:r w:rsidR="00EF5999">
        <w:rPr>
          <w:rFonts w:ascii="Arial" w:hAnsi="Arial" w:cs="Arial"/>
        </w:rPr>
        <w:t xml:space="preserve">ReLU is chosen to be the activation function and Max Pooling is </w:t>
      </w:r>
      <w:r w:rsidR="00D42818">
        <w:rPr>
          <w:rFonts w:ascii="Arial" w:hAnsi="Arial" w:cs="Arial"/>
        </w:rPr>
        <w:t>applied. The number of layer</w:t>
      </w:r>
      <w:r w:rsidR="00331DE2">
        <w:rPr>
          <w:rFonts w:ascii="Arial" w:hAnsi="Arial" w:cs="Arial"/>
        </w:rPr>
        <w:t>s</w:t>
      </w:r>
      <w:r w:rsidR="00D42818">
        <w:rPr>
          <w:rFonts w:ascii="Arial" w:hAnsi="Arial" w:cs="Arial"/>
        </w:rPr>
        <w:t xml:space="preserve"> is </w:t>
      </w:r>
      <w:r w:rsidR="009C570D">
        <w:rPr>
          <w:rFonts w:ascii="Arial" w:hAnsi="Arial" w:cs="Arial"/>
        </w:rPr>
        <w:t xml:space="preserve">selected to be 3 as </w:t>
      </w:r>
      <w:r w:rsidR="00866AE9">
        <w:rPr>
          <w:rFonts w:ascii="Arial" w:hAnsi="Arial" w:cs="Arial"/>
        </w:rPr>
        <w:t xml:space="preserve">it would be more secure for </w:t>
      </w:r>
      <w:r w:rsidR="00331DE2">
        <w:rPr>
          <w:rFonts w:ascii="Arial" w:hAnsi="Arial" w:cs="Arial"/>
        </w:rPr>
        <w:t xml:space="preserve">feature extraction. Whilst </w:t>
      </w:r>
      <w:r w:rsidR="0027645B">
        <w:rPr>
          <w:rFonts w:ascii="Arial" w:hAnsi="Arial" w:cs="Arial"/>
        </w:rPr>
        <w:t xml:space="preserve">if we would like to have a faster training speed, </w:t>
      </w:r>
      <w:r w:rsidR="00866BC0">
        <w:rPr>
          <w:rFonts w:ascii="Arial" w:hAnsi="Arial" w:cs="Arial"/>
        </w:rPr>
        <w:t># of convolutional layers could be equal to 2.</w:t>
      </w:r>
    </w:p>
    <w:p w14:paraId="4D581931" w14:textId="52878A74" w:rsidR="006A34BC" w:rsidRDefault="006A34BC" w:rsidP="001F394A">
      <w:pPr>
        <w:rPr>
          <w:rFonts w:ascii="Arial" w:hAnsi="Arial" w:cs="Arial"/>
        </w:rPr>
      </w:pPr>
      <w:r>
        <w:rPr>
          <w:rFonts w:ascii="Arial" w:hAnsi="Arial" w:cs="Arial" w:hint="eastAsia"/>
        </w:rPr>
        <w:t>W</w:t>
      </w:r>
      <w:r>
        <w:rPr>
          <w:rFonts w:ascii="Arial" w:hAnsi="Arial" w:cs="Arial"/>
        </w:rPr>
        <w:t xml:space="preserve">hile the </w:t>
      </w:r>
      <w:r w:rsidR="005E0CE7">
        <w:rPr>
          <w:rFonts w:ascii="Arial" w:hAnsi="Arial" w:cs="Arial"/>
        </w:rPr>
        <w:t>4</w:t>
      </w:r>
      <w:r w:rsidR="008E33ED">
        <w:rPr>
          <w:rFonts w:ascii="Arial" w:hAnsi="Arial" w:cs="Arial"/>
        </w:rPr>
        <w:t>-</w:t>
      </w:r>
      <w:r>
        <w:rPr>
          <w:rFonts w:ascii="Arial" w:hAnsi="Arial" w:cs="Arial"/>
        </w:rPr>
        <w:t>layer</w:t>
      </w:r>
      <w:r w:rsidR="008E33ED">
        <w:rPr>
          <w:rFonts w:ascii="Arial" w:hAnsi="Arial" w:cs="Arial"/>
        </w:rPr>
        <w:t>s</w:t>
      </w:r>
      <w:r>
        <w:rPr>
          <w:rFonts w:ascii="Arial" w:hAnsi="Arial" w:cs="Arial"/>
        </w:rPr>
        <w:t xml:space="preserve"> MLP </w:t>
      </w:r>
      <w:r w:rsidR="007D0DD0">
        <w:rPr>
          <w:rFonts w:ascii="Arial" w:hAnsi="Arial" w:cs="Arial"/>
        </w:rPr>
        <w:t>is served as the analysis layer for</w:t>
      </w:r>
      <w:r w:rsidR="00396A98">
        <w:rPr>
          <w:rFonts w:ascii="Arial" w:hAnsi="Arial" w:cs="Arial"/>
        </w:rPr>
        <w:t xml:space="preserve"> the</w:t>
      </w:r>
      <w:r w:rsidR="008E33ED">
        <w:rPr>
          <w:rFonts w:ascii="Arial" w:hAnsi="Arial" w:cs="Arial"/>
        </w:rPr>
        <w:t xml:space="preserve"> classif</w:t>
      </w:r>
      <w:r w:rsidR="00396A98">
        <w:rPr>
          <w:rFonts w:ascii="Arial" w:hAnsi="Arial" w:cs="Arial"/>
        </w:rPr>
        <w:t>ication. ReLU</w:t>
      </w:r>
      <w:r w:rsidR="005E0CE7">
        <w:rPr>
          <w:rFonts w:ascii="Arial" w:hAnsi="Arial" w:cs="Arial"/>
        </w:rPr>
        <w:t xml:space="preserve"> and Sigmoid (output layer)</w:t>
      </w:r>
      <w:r w:rsidR="00396A98">
        <w:rPr>
          <w:rFonts w:ascii="Arial" w:hAnsi="Arial" w:cs="Arial"/>
        </w:rPr>
        <w:t xml:space="preserve"> is chosen to be the activation function and Batch Normalization is applied. </w:t>
      </w:r>
    </w:p>
    <w:p w14:paraId="5FA4160D" w14:textId="77777777" w:rsidR="000C32D3" w:rsidRDefault="000C32D3">
      <w:pPr>
        <w:widowControl/>
        <w:rPr>
          <w:rFonts w:asciiTheme="majorHAnsi" w:eastAsiaTheme="majorEastAsia" w:hAnsiTheme="majorHAnsi" w:cstheme="majorBidi"/>
          <w:b/>
          <w:bCs/>
          <w:sz w:val="36"/>
          <w:szCs w:val="48"/>
        </w:rPr>
      </w:pPr>
      <w:bookmarkStart w:id="37" w:name="_Toc71298887"/>
      <w:r>
        <w:br w:type="page"/>
      </w:r>
    </w:p>
    <w:p w14:paraId="42A799AE" w14:textId="79662B9D" w:rsidR="003B4596" w:rsidRDefault="002C4345" w:rsidP="003B4596">
      <w:pPr>
        <w:pStyle w:val="Heading2"/>
      </w:pPr>
      <w:r>
        <w:lastRenderedPageBreak/>
        <w:t>5</w:t>
      </w:r>
      <w:r w:rsidR="003B4596" w:rsidRPr="00183029">
        <w:t>.1</w:t>
      </w:r>
      <w:r w:rsidR="003B4596">
        <w:t xml:space="preserve"> MLP</w:t>
      </w:r>
      <w:bookmarkEnd w:id="37"/>
    </w:p>
    <w:p w14:paraId="54A6D690" w14:textId="43DD655C" w:rsidR="00230987" w:rsidRDefault="003B4596" w:rsidP="003B4596">
      <w:r>
        <w:rPr>
          <w:rFonts w:hint="eastAsia"/>
        </w:rPr>
        <w:t>I</w:t>
      </w:r>
      <w:r>
        <w:t xml:space="preserve">n our MLP model, the model structure is shown as the follows: </w:t>
      </w:r>
    </w:p>
    <w:p w14:paraId="61A2EF71" w14:textId="77777777" w:rsidR="003B4596" w:rsidRPr="00B506A2" w:rsidRDefault="003B4596" w:rsidP="003B4596">
      <m:oMathPara>
        <m:oMathParaPr>
          <m:jc m:val="left"/>
        </m:oMathParaPr>
        <m:oMath>
          <m:r>
            <w:rPr>
              <w:rFonts w:ascii="Cambria Math" w:hAnsi="Cambria Math"/>
            </w:rPr>
            <m:t>flattening layer</m:t>
          </m:r>
        </m:oMath>
      </m:oMathPara>
    </w:p>
    <w:p w14:paraId="42C8ADDF" w14:textId="229EFA19" w:rsidR="003B4596" w:rsidRPr="00B506A2" w:rsidRDefault="003B4596" w:rsidP="003B4596">
      <m:oMathPara>
        <m:oMathParaPr>
          <m:jc m:val="left"/>
        </m:oMathParaPr>
        <m:oMath>
          <m:r>
            <w:rPr>
              <w:rFonts w:ascii="Cambria Math" w:hAnsi="Cambria Math"/>
            </w:rPr>
            <m:t xml:space="preserve">MLP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Input</m:t>
                      </m:r>
                    </m:e>
                  </m:d>
                  <m:r>
                    <w:rPr>
                      <w:rFonts w:ascii="Cambria Math" w:hAnsi="Cambria Math"/>
                    </w:rPr>
                    <m:t xml:space="preserve"> 64 neurons, ReLU</m:t>
                  </m:r>
                </m:e>
                <m:e>
                  <m:r>
                    <w:rPr>
                      <w:rFonts w:ascii="Cambria Math" w:hAnsi="Cambria Math"/>
                    </w:rPr>
                    <m:t>128 neurons, ReLU</m:t>
                  </m:r>
                </m:e>
                <m:e>
                  <m:r>
                    <w:rPr>
                      <w:rFonts w:ascii="Cambria Math" w:hAnsi="Cambria Math"/>
                    </w:rPr>
                    <m:t>256 neurons, ReLU</m:t>
                  </m:r>
                  <m:ctrlPr>
                    <w:rPr>
                      <w:rFonts w:ascii="Cambria Math" w:eastAsia="Cambria Math" w:hAnsi="Cambria Math" w:cs="Cambria Math"/>
                      <w:i/>
                    </w:rPr>
                  </m:ctrlPr>
                </m:e>
                <m:e>
                  <m:r>
                    <w:rPr>
                      <w:rFonts w:ascii="Cambria Math" w:hAnsi="Cambria Math"/>
                    </w:rPr>
                    <m:t>128 neurons, ReLU</m:t>
                  </m:r>
                  <m:ctrlPr>
                    <w:rPr>
                      <w:rFonts w:ascii="Cambria Math" w:eastAsia="Cambria Math" w:hAnsi="Cambria Math" w:cs="Cambria Math"/>
                      <w:i/>
                    </w:rPr>
                  </m:ctrlPr>
                </m:e>
                <m:e>
                  <m:r>
                    <w:rPr>
                      <w:rFonts w:ascii="Cambria Math" w:hAnsi="Cambria Math"/>
                    </w:rPr>
                    <m:t>64 neurons, ReLU</m:t>
                  </m:r>
                  <m:ctrlPr>
                    <w:rPr>
                      <w:rFonts w:ascii="Cambria Math" w:eastAsia="Cambria Math" w:hAnsi="Cambria Math" w:cs="Cambria Math"/>
                      <w:i/>
                    </w:rPr>
                  </m:ctrlPr>
                </m:e>
                <m:e>
                  <m:r>
                    <w:rPr>
                      <w:rFonts w:ascii="Cambria Math" w:hAnsi="Cambria Math"/>
                    </w:rPr>
                    <m:t>32 neurons, ReLU</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Output</m:t>
                      </m:r>
                    </m:e>
                  </m:d>
                  <m:r>
                    <w:rPr>
                      <w:rFonts w:ascii="Cambria Math" w:hAnsi="Cambria Math"/>
                    </w:rPr>
                    <m:t>1 neurons,Sigmoid</m:t>
                  </m:r>
                </m:e>
              </m:eqArr>
            </m:e>
          </m:d>
        </m:oMath>
      </m:oMathPara>
    </w:p>
    <w:p w14:paraId="058D8CA7" w14:textId="73D0DD44" w:rsidR="003B4596" w:rsidRPr="00BD62C9" w:rsidRDefault="00BD62C9" w:rsidP="003B4596">
      <w:pPr>
        <w:rPr>
          <w:rFonts w:ascii="Arial" w:hAnsi="Arial" w:cs="Arial"/>
        </w:rPr>
      </w:pPr>
      <m:oMathPara>
        <m:oMathParaPr>
          <m:jc m:val="left"/>
        </m:oMathParaPr>
        <m:oMath>
          <m:r>
            <w:rPr>
              <w:rFonts w:ascii="Cambria Math" w:hAnsi="Cambria Math" w:cs="Arial" w:hint="eastAsia"/>
            </w:rPr>
            <m:t>L</m:t>
          </m:r>
          <m:r>
            <w:rPr>
              <w:rFonts w:ascii="Cambria Math" w:hAnsi="Cambria Math" w:cs="Arial"/>
            </w:rPr>
            <m:t>oss function = binary_crossentropy</m:t>
          </m:r>
        </m:oMath>
      </m:oMathPara>
    </w:p>
    <w:p w14:paraId="34D758E3" w14:textId="77777777" w:rsidR="003B4596" w:rsidRDefault="00230987" w:rsidP="001F394A">
      <w:pPr>
        <w:rPr>
          <w:rFonts w:ascii="Arial" w:hAnsi="Arial" w:cs="Arial"/>
        </w:rPr>
      </w:pPr>
      <w:r>
        <w:rPr>
          <w:rFonts w:ascii="Arial" w:hAnsi="Arial" w:cs="Arial"/>
        </w:rPr>
        <w:t xml:space="preserve">We would like to test </w:t>
      </w:r>
      <w:r w:rsidR="00035BEC">
        <w:rPr>
          <w:rFonts w:ascii="Arial" w:hAnsi="Arial" w:cs="Arial"/>
        </w:rPr>
        <w:t>how would the image classification</w:t>
      </w:r>
      <w:r w:rsidR="00345A78">
        <w:rPr>
          <w:rFonts w:ascii="Arial" w:hAnsi="Arial" w:cs="Arial"/>
        </w:rPr>
        <w:t xml:space="preserve"> perform differently if we </w:t>
      </w:r>
      <w:r w:rsidR="00843878">
        <w:rPr>
          <w:rFonts w:ascii="Arial" w:hAnsi="Arial" w:cs="Arial"/>
        </w:rPr>
        <w:t>skipped</w:t>
      </w:r>
      <w:r w:rsidR="00345A78">
        <w:rPr>
          <w:rFonts w:ascii="Arial" w:hAnsi="Arial" w:cs="Arial"/>
        </w:rPr>
        <w:t xml:space="preserve"> the convolutional part. </w:t>
      </w:r>
      <w:r w:rsidR="00F3004F">
        <w:rPr>
          <w:rFonts w:ascii="Arial" w:hAnsi="Arial" w:cs="Arial"/>
        </w:rPr>
        <w:t xml:space="preserve">For the </w:t>
      </w:r>
      <w:r w:rsidR="003325AE">
        <w:rPr>
          <w:rFonts w:ascii="Arial" w:hAnsi="Arial" w:cs="Arial"/>
        </w:rPr>
        <w:t xml:space="preserve">experimental </w:t>
      </w:r>
      <w:r w:rsidR="00713F2F">
        <w:rPr>
          <w:rFonts w:ascii="Arial" w:hAnsi="Arial" w:cs="Arial"/>
        </w:rPr>
        <w:t>manner, we designed a MLP</w:t>
      </w:r>
      <w:r w:rsidR="002114E1">
        <w:rPr>
          <w:rFonts w:ascii="Arial" w:hAnsi="Arial" w:cs="Arial"/>
        </w:rPr>
        <w:t xml:space="preserve"> model</w:t>
      </w:r>
      <w:r w:rsidR="00713F2F">
        <w:rPr>
          <w:rFonts w:ascii="Arial" w:hAnsi="Arial" w:cs="Arial"/>
        </w:rPr>
        <w:t xml:space="preserve"> with the same</w:t>
      </w:r>
      <w:r w:rsidR="00A5110B">
        <w:rPr>
          <w:rFonts w:ascii="Arial" w:hAnsi="Arial" w:cs="Arial"/>
        </w:rPr>
        <w:t xml:space="preserve"> number of layers as the CNN one.</w:t>
      </w:r>
      <w:r w:rsidR="002114E1">
        <w:rPr>
          <w:rFonts w:ascii="Arial" w:hAnsi="Arial" w:cs="Arial"/>
        </w:rPr>
        <w:t xml:space="preserve"> The activation function used are also ReLU and </w:t>
      </w:r>
      <w:r w:rsidR="002C4345">
        <w:rPr>
          <w:rFonts w:ascii="Arial" w:hAnsi="Arial" w:cs="Arial"/>
        </w:rPr>
        <w:t>Sigmoid (output).</w:t>
      </w:r>
    </w:p>
    <w:p w14:paraId="40E13A45" w14:textId="77777777" w:rsidR="000C32D3" w:rsidRPr="003B4596" w:rsidRDefault="000C32D3" w:rsidP="001F394A">
      <w:pPr>
        <w:rPr>
          <w:rFonts w:ascii="Arial" w:hAnsi="Arial" w:cs="Arial"/>
        </w:rPr>
      </w:pPr>
    </w:p>
    <w:p w14:paraId="1AA466EC" w14:textId="1487AC45" w:rsidR="00D12CF9" w:rsidRPr="000C32D3" w:rsidRDefault="002C4345" w:rsidP="00263B58">
      <w:pPr>
        <w:pStyle w:val="Heading1"/>
        <w:jc w:val="center"/>
        <w:rPr>
          <w:noProof/>
        </w:rPr>
      </w:pPr>
      <w:bookmarkStart w:id="38" w:name="_Toc71298888"/>
      <w:r>
        <w:rPr>
          <w:noProof/>
        </w:rPr>
        <w:t>6</w:t>
      </w:r>
      <w:r w:rsidR="00DD3BB5">
        <w:rPr>
          <w:noProof/>
        </w:rPr>
        <w:t xml:space="preserve">. </w:t>
      </w:r>
      <w:r w:rsidR="00D12CF9" w:rsidRPr="00AD0764">
        <w:rPr>
          <w:noProof/>
        </w:rPr>
        <w:t>Result and Discussion</w:t>
      </w:r>
      <w:bookmarkEnd w:id="38"/>
    </w:p>
    <w:p w14:paraId="776CF322" w14:textId="2150EA81" w:rsidR="00EE1A0D" w:rsidRDefault="00A3605D" w:rsidP="00EE1A0D">
      <w:pPr>
        <w:rPr>
          <w:rFonts w:ascii="Arial" w:hAnsi="Arial" w:cs="Arial"/>
        </w:rPr>
      </w:pPr>
      <w:r w:rsidRPr="00A3605D">
        <w:rPr>
          <w:rFonts w:ascii="Arial" w:hAnsi="Arial" w:cs="Arial"/>
        </w:rPr>
        <w:t>In this s</w:t>
      </w:r>
      <w:r>
        <w:rPr>
          <w:rFonts w:ascii="Arial" w:hAnsi="Arial" w:cs="Arial"/>
        </w:rPr>
        <w:t xml:space="preserve">ection, </w:t>
      </w:r>
      <w:r w:rsidR="00E65B22">
        <w:rPr>
          <w:rFonts w:ascii="Arial" w:hAnsi="Arial" w:cs="Arial"/>
        </w:rPr>
        <w:t xml:space="preserve">two important </w:t>
      </w:r>
      <w:r w:rsidR="003D7B28">
        <w:rPr>
          <w:rFonts w:ascii="Arial" w:hAnsi="Arial" w:cs="Arial"/>
        </w:rPr>
        <w:t xml:space="preserve">findings in our </w:t>
      </w:r>
      <w:r w:rsidR="003C331C">
        <w:rPr>
          <w:rFonts w:ascii="Arial" w:hAnsi="Arial" w:cs="Arial"/>
        </w:rPr>
        <w:t>study</w:t>
      </w:r>
      <w:r w:rsidR="00241B33">
        <w:rPr>
          <w:rFonts w:ascii="Arial" w:hAnsi="Arial" w:cs="Arial"/>
        </w:rPr>
        <w:t xml:space="preserve"> would be presented</w:t>
      </w:r>
      <w:r w:rsidR="003C331C">
        <w:rPr>
          <w:rFonts w:ascii="Arial" w:hAnsi="Arial" w:cs="Arial"/>
        </w:rPr>
        <w:t xml:space="preserve">. The first </w:t>
      </w:r>
      <w:r w:rsidR="0056550C">
        <w:rPr>
          <w:rFonts w:ascii="Arial" w:hAnsi="Arial" w:cs="Arial"/>
        </w:rPr>
        <w:t xml:space="preserve">part </w:t>
      </w:r>
      <w:r w:rsidR="003C331C">
        <w:rPr>
          <w:rFonts w:ascii="Arial" w:hAnsi="Arial" w:cs="Arial"/>
        </w:rPr>
        <w:t xml:space="preserve">is the hyper-parameter </w:t>
      </w:r>
      <w:r w:rsidR="0056550C">
        <w:rPr>
          <w:rFonts w:ascii="Arial" w:hAnsi="Arial" w:cs="Arial"/>
        </w:rPr>
        <w:t xml:space="preserve">tuning result. </w:t>
      </w:r>
      <w:r w:rsidR="00E866D8">
        <w:rPr>
          <w:rFonts w:ascii="Arial" w:hAnsi="Arial" w:cs="Arial"/>
        </w:rPr>
        <w:t xml:space="preserve">The second part is the comparison of the </w:t>
      </w:r>
      <w:r w:rsidR="00241B33">
        <w:rPr>
          <w:rFonts w:ascii="Arial" w:hAnsi="Arial" w:cs="Arial"/>
        </w:rPr>
        <w:t>performance of the CNN and MLP models.</w:t>
      </w:r>
    </w:p>
    <w:p w14:paraId="38412850" w14:textId="0078B869" w:rsidR="002B1B72" w:rsidRDefault="002B1B72" w:rsidP="00EE1A0D">
      <w:pPr>
        <w:rPr>
          <w:rFonts w:ascii="Arial" w:hAnsi="Arial" w:cs="Arial"/>
        </w:rPr>
      </w:pPr>
    </w:p>
    <w:p w14:paraId="32474453" w14:textId="0726112D" w:rsidR="002B1B72" w:rsidRDefault="002B1B72" w:rsidP="00152F32">
      <w:pPr>
        <w:pStyle w:val="Heading2"/>
      </w:pPr>
      <w:bookmarkStart w:id="39" w:name="_Toc71298889"/>
      <w:r>
        <w:rPr>
          <w:rFonts w:hint="eastAsia"/>
        </w:rPr>
        <w:t>6</w:t>
      </w:r>
      <w:r>
        <w:t>.1 Hyper-parameters tuning</w:t>
      </w:r>
      <w:bookmarkEnd w:id="39"/>
    </w:p>
    <w:p w14:paraId="5A6DAA49" w14:textId="6AF5FFBD" w:rsidR="00FB6687" w:rsidRDefault="00FB6687" w:rsidP="00FB6687">
      <w:pPr>
        <w:rPr>
          <w:rFonts w:ascii="Arial" w:hAnsi="Arial" w:cs="Arial"/>
          <w:b/>
          <w:bCs/>
          <w:i/>
          <w:iCs/>
        </w:rPr>
      </w:pPr>
      <w:r w:rsidRPr="00FB6687">
        <w:rPr>
          <w:rFonts w:ascii="Arial" w:hAnsi="Arial" w:cs="Arial"/>
          <w:b/>
          <w:bCs/>
          <w:i/>
          <w:iCs/>
        </w:rPr>
        <w:t>6.1.1 CNN</w:t>
      </w:r>
    </w:p>
    <w:p w14:paraId="7A60D7D0" w14:textId="77777777" w:rsidR="00FB6687" w:rsidRPr="00FB6687" w:rsidRDefault="00FB6687" w:rsidP="00FB6687">
      <w:pPr>
        <w:rPr>
          <w:rFonts w:ascii="Arial" w:hAnsi="Arial" w:cs="Arial"/>
          <w:b/>
          <w:bCs/>
          <w:i/>
          <w:iCs/>
        </w:rPr>
      </w:pPr>
    </w:p>
    <w:p w14:paraId="4D1A3C31" w14:textId="532C547A" w:rsidR="006A008F" w:rsidRDefault="00C134D0" w:rsidP="005B2BAF">
      <w:pPr>
        <w:widowControl/>
        <w:rPr>
          <w:rFonts w:ascii="Arial" w:hAnsi="Arial" w:cs="Arial"/>
          <w:kern w:val="0"/>
        </w:rPr>
      </w:pPr>
      <w:r>
        <w:rPr>
          <w:rFonts w:ascii="Arial" w:hAnsi="Arial" w:cs="Arial"/>
          <w:kern w:val="0"/>
        </w:rPr>
        <w:t xml:space="preserve">In this </w:t>
      </w:r>
      <w:r w:rsidR="004012B9">
        <w:rPr>
          <w:rFonts w:ascii="Arial" w:hAnsi="Arial" w:cs="Arial"/>
          <w:kern w:val="0"/>
        </w:rPr>
        <w:t>section</w:t>
      </w:r>
      <w:r>
        <w:rPr>
          <w:rFonts w:ascii="Arial" w:hAnsi="Arial" w:cs="Arial"/>
          <w:kern w:val="0"/>
        </w:rPr>
        <w:t xml:space="preserve">, we fixed the </w:t>
      </w:r>
      <w:r w:rsidR="00322F90">
        <w:rPr>
          <w:rFonts w:ascii="Arial" w:hAnsi="Arial" w:cs="Arial"/>
          <w:kern w:val="0"/>
        </w:rPr>
        <w:t xml:space="preserve">number of </w:t>
      </w:r>
      <w:r w:rsidR="00F82803" w:rsidRPr="00B25C6C">
        <w:rPr>
          <w:rFonts w:ascii="Arial" w:hAnsi="Arial" w:cs="Arial"/>
          <w:kern w:val="0"/>
        </w:rPr>
        <w:t>epochs</w:t>
      </w:r>
      <w:r w:rsidR="00322F90" w:rsidRPr="00B25C6C">
        <w:rPr>
          <w:rFonts w:ascii="Arial" w:hAnsi="Arial" w:cs="Arial"/>
          <w:kern w:val="0"/>
        </w:rPr>
        <w:t xml:space="preserve"> </w:t>
      </w:r>
      <w:r w:rsidR="00EF4A7A" w:rsidRPr="00B25C6C">
        <w:rPr>
          <w:rFonts w:ascii="Arial" w:hAnsi="Arial" w:cs="Arial"/>
          <w:kern w:val="0"/>
        </w:rPr>
        <w:t>= 10</w:t>
      </w:r>
      <w:r w:rsidR="00EF4A7A">
        <w:rPr>
          <w:rFonts w:ascii="Arial" w:hAnsi="Arial" w:cs="Arial"/>
          <w:kern w:val="0"/>
        </w:rPr>
        <w:t xml:space="preserve"> for </w:t>
      </w:r>
      <w:r w:rsidR="00F4717C">
        <w:rPr>
          <w:rFonts w:ascii="Arial" w:hAnsi="Arial" w:cs="Arial"/>
          <w:kern w:val="0"/>
        </w:rPr>
        <w:t xml:space="preserve">the </w:t>
      </w:r>
      <w:r w:rsidR="00EF4A7A">
        <w:rPr>
          <w:rFonts w:ascii="Arial" w:hAnsi="Arial" w:cs="Arial"/>
          <w:kern w:val="0"/>
        </w:rPr>
        <w:t xml:space="preserve">optimizers </w:t>
      </w:r>
      <w:r w:rsidR="00EF4A7A" w:rsidRPr="00914822">
        <w:rPr>
          <w:rFonts w:ascii="Arial" w:hAnsi="Arial" w:cs="Arial"/>
          <w:b/>
          <w:bCs/>
          <w:kern w:val="0"/>
        </w:rPr>
        <w:t>Adam</w:t>
      </w:r>
      <w:r w:rsidR="00EF4A7A">
        <w:rPr>
          <w:rFonts w:ascii="Arial" w:hAnsi="Arial" w:cs="Arial"/>
          <w:kern w:val="0"/>
        </w:rPr>
        <w:t xml:space="preserve">, </w:t>
      </w:r>
      <w:r w:rsidR="00EF4A7A" w:rsidRPr="00914822">
        <w:rPr>
          <w:rFonts w:ascii="Arial" w:hAnsi="Arial" w:cs="Arial"/>
          <w:b/>
          <w:bCs/>
          <w:kern w:val="0"/>
        </w:rPr>
        <w:t>mini-batc</w:t>
      </w:r>
      <w:r w:rsidR="003E0614" w:rsidRPr="00914822">
        <w:rPr>
          <w:rFonts w:ascii="Arial" w:hAnsi="Arial" w:cs="Arial"/>
          <w:b/>
          <w:bCs/>
          <w:kern w:val="0"/>
        </w:rPr>
        <w:t>h SGD</w:t>
      </w:r>
      <w:r w:rsidR="003E0614">
        <w:rPr>
          <w:rFonts w:ascii="Arial" w:hAnsi="Arial" w:cs="Arial"/>
          <w:kern w:val="0"/>
        </w:rPr>
        <w:t xml:space="preserve"> and</w:t>
      </w:r>
      <w:r w:rsidR="003E0614" w:rsidRPr="00914822">
        <w:rPr>
          <w:rFonts w:ascii="Arial" w:hAnsi="Arial" w:cs="Arial"/>
          <w:b/>
          <w:bCs/>
          <w:kern w:val="0"/>
        </w:rPr>
        <w:t xml:space="preserve"> RMSprop</w:t>
      </w:r>
      <w:r w:rsidR="003E0614">
        <w:rPr>
          <w:rFonts w:ascii="Arial" w:hAnsi="Arial" w:cs="Arial"/>
          <w:kern w:val="0"/>
        </w:rPr>
        <w:t xml:space="preserve">. </w:t>
      </w:r>
      <w:r w:rsidR="00A66663">
        <w:rPr>
          <w:rFonts w:ascii="Arial" w:hAnsi="Arial" w:cs="Arial"/>
          <w:kern w:val="0"/>
        </w:rPr>
        <w:t>Moreover, the batch size is also fixed to be 128 for these three optimizers.</w:t>
      </w:r>
    </w:p>
    <w:p w14:paraId="53D40577" w14:textId="04287C96" w:rsidR="00A66663" w:rsidRDefault="00F4717C" w:rsidP="005B2BAF">
      <w:pPr>
        <w:widowControl/>
        <w:rPr>
          <w:rFonts w:ascii="Arial" w:hAnsi="Arial" w:cs="Arial"/>
          <w:kern w:val="0"/>
        </w:rPr>
      </w:pPr>
      <w:r>
        <w:rPr>
          <w:rFonts w:ascii="Arial" w:hAnsi="Arial" w:cs="Arial"/>
          <w:kern w:val="0"/>
        </w:rPr>
        <w:t xml:space="preserve">By considering the optimizing algorithm of </w:t>
      </w:r>
      <w:r w:rsidRPr="00914822">
        <w:rPr>
          <w:rFonts w:ascii="Arial" w:hAnsi="Arial" w:cs="Arial"/>
          <w:b/>
          <w:bCs/>
          <w:kern w:val="0"/>
        </w:rPr>
        <w:t>SGD</w:t>
      </w:r>
      <w:r>
        <w:rPr>
          <w:rFonts w:ascii="Arial" w:hAnsi="Arial" w:cs="Arial"/>
          <w:kern w:val="0"/>
        </w:rPr>
        <w:t xml:space="preserve">, </w:t>
      </w:r>
      <w:r w:rsidR="006A008F">
        <w:rPr>
          <w:rFonts w:ascii="Arial" w:hAnsi="Arial" w:cs="Arial"/>
          <w:kern w:val="0"/>
        </w:rPr>
        <w:t xml:space="preserve">we need to </w:t>
      </w:r>
      <w:r w:rsidR="00AA2597">
        <w:rPr>
          <w:rFonts w:ascii="Arial" w:hAnsi="Arial" w:cs="Arial"/>
          <w:kern w:val="0"/>
        </w:rPr>
        <w:t>allow more than 10 epochs to it</w:t>
      </w:r>
      <w:r w:rsidR="00D60BA2">
        <w:rPr>
          <w:rFonts w:ascii="Arial" w:hAnsi="Arial" w:cs="Arial"/>
          <w:kern w:val="0"/>
        </w:rPr>
        <w:t xml:space="preserve">. Therefore, for </w:t>
      </w:r>
      <w:r w:rsidR="00D60BA2" w:rsidRPr="00914822">
        <w:rPr>
          <w:rFonts w:ascii="Arial" w:hAnsi="Arial" w:cs="Arial"/>
          <w:b/>
          <w:bCs/>
          <w:kern w:val="0"/>
        </w:rPr>
        <w:t>SGD</w:t>
      </w:r>
      <w:r w:rsidR="00914822">
        <w:rPr>
          <w:rFonts w:ascii="Arial" w:hAnsi="Arial" w:cs="Arial"/>
          <w:kern w:val="0"/>
        </w:rPr>
        <w:t>, we</w:t>
      </w:r>
      <w:r w:rsidR="0012693D">
        <w:rPr>
          <w:rFonts w:ascii="Arial" w:hAnsi="Arial" w:cs="Arial"/>
          <w:kern w:val="0"/>
        </w:rPr>
        <w:t xml:space="preserve"> trained it with 10, 30 and 128 epoch</w:t>
      </w:r>
      <w:r w:rsidR="00681D32">
        <w:rPr>
          <w:rFonts w:ascii="Arial" w:hAnsi="Arial" w:cs="Arial"/>
          <w:kern w:val="0"/>
        </w:rPr>
        <w:t>s</w:t>
      </w:r>
      <w:r w:rsidR="0012693D">
        <w:rPr>
          <w:rFonts w:ascii="Arial" w:hAnsi="Arial" w:cs="Arial"/>
          <w:kern w:val="0"/>
        </w:rPr>
        <w:t>.</w:t>
      </w:r>
    </w:p>
    <w:p w14:paraId="099909DC" w14:textId="28948DBA" w:rsidR="00FE14B7" w:rsidRDefault="00800653">
      <w:pPr>
        <w:widowControl/>
        <w:rPr>
          <w:rFonts w:ascii="Arial" w:hAnsi="Arial" w:cs="Arial"/>
          <w:kern w:val="0"/>
        </w:rPr>
      </w:pPr>
      <w:r>
        <w:rPr>
          <w:rFonts w:ascii="Arial" w:hAnsi="Arial" w:cs="Arial"/>
          <w:kern w:val="0"/>
        </w:rPr>
        <w:t>Unfortunately, f</w:t>
      </w:r>
      <w:r w:rsidR="00681D32">
        <w:rPr>
          <w:rFonts w:ascii="Arial" w:hAnsi="Arial" w:cs="Arial"/>
          <w:kern w:val="0"/>
        </w:rPr>
        <w:t xml:space="preserve">or the </w:t>
      </w:r>
      <w:r w:rsidR="00681D32" w:rsidRPr="00B25C6C">
        <w:rPr>
          <w:rFonts w:ascii="Arial" w:hAnsi="Arial" w:cs="Arial" w:hint="eastAsia"/>
          <w:b/>
          <w:bCs/>
          <w:kern w:val="0"/>
        </w:rPr>
        <w:t>Ba</w:t>
      </w:r>
      <w:r w:rsidR="00681D32" w:rsidRPr="00B25C6C">
        <w:rPr>
          <w:rFonts w:ascii="Arial" w:hAnsi="Arial" w:cs="Arial"/>
          <w:b/>
          <w:bCs/>
          <w:kern w:val="0"/>
        </w:rPr>
        <w:t>tch</w:t>
      </w:r>
      <w:r w:rsidR="00B25C6C" w:rsidRPr="00B25C6C">
        <w:rPr>
          <w:rFonts w:ascii="Arial" w:hAnsi="Arial" w:cs="Arial"/>
          <w:b/>
          <w:bCs/>
          <w:kern w:val="0"/>
        </w:rPr>
        <w:t xml:space="preserve"> GD</w:t>
      </w:r>
      <w:r w:rsidR="00B37CB2">
        <w:rPr>
          <w:rFonts w:ascii="Arial" w:hAnsi="Arial" w:cs="Arial"/>
          <w:b/>
          <w:bCs/>
          <w:kern w:val="0"/>
        </w:rPr>
        <w:t>,</w:t>
      </w:r>
      <w:r w:rsidR="00B25C6C">
        <w:rPr>
          <w:rFonts w:ascii="Arial" w:hAnsi="Arial" w:cs="Arial"/>
          <w:b/>
          <w:bCs/>
          <w:kern w:val="0"/>
        </w:rPr>
        <w:t xml:space="preserve"> </w:t>
      </w:r>
      <w:r>
        <w:rPr>
          <w:rFonts w:ascii="Arial" w:hAnsi="Arial" w:cs="Arial"/>
          <w:kern w:val="0"/>
        </w:rPr>
        <w:t>normal CPU</w:t>
      </w:r>
      <w:r w:rsidR="00B37CB2">
        <w:rPr>
          <w:rFonts w:ascii="Arial" w:hAnsi="Arial" w:cs="Arial"/>
          <w:kern w:val="0"/>
        </w:rPr>
        <w:t xml:space="preserve"> cannot handle the computational process and </w:t>
      </w:r>
      <w:r w:rsidR="00E00B1C">
        <w:rPr>
          <w:rFonts w:ascii="Arial" w:hAnsi="Arial" w:cs="Arial"/>
          <w:kern w:val="0"/>
        </w:rPr>
        <w:t>we would not include this optimi</w:t>
      </w:r>
      <w:r w:rsidR="00C809CB">
        <w:rPr>
          <w:rFonts w:ascii="Arial" w:hAnsi="Arial" w:cs="Arial"/>
          <w:kern w:val="0"/>
        </w:rPr>
        <w:t>zer.</w:t>
      </w:r>
    </w:p>
    <w:tbl>
      <w:tblPr>
        <w:tblStyle w:val="TableGrid"/>
        <w:tblpPr w:leftFromText="180" w:rightFromText="180" w:vertAnchor="page" w:horzAnchor="margin" w:tblpXSpec="center" w:tblpY="3031"/>
        <w:tblW w:w="11369" w:type="dxa"/>
        <w:tblLook w:val="04A0" w:firstRow="1" w:lastRow="0" w:firstColumn="1" w:lastColumn="0" w:noHBand="0" w:noVBand="1"/>
      </w:tblPr>
      <w:tblGrid>
        <w:gridCol w:w="1351"/>
        <w:gridCol w:w="1250"/>
        <w:gridCol w:w="1252"/>
        <w:gridCol w:w="1252"/>
        <w:gridCol w:w="1252"/>
        <w:gridCol w:w="1252"/>
        <w:gridCol w:w="1252"/>
        <w:gridCol w:w="1253"/>
        <w:gridCol w:w="1255"/>
      </w:tblGrid>
      <w:tr w:rsidR="004C6478" w14:paraId="1B99BA82" w14:textId="77777777" w:rsidTr="000E7DC5">
        <w:trPr>
          <w:trHeight w:val="489"/>
        </w:trPr>
        <w:tc>
          <w:tcPr>
            <w:tcW w:w="1263" w:type="dxa"/>
          </w:tcPr>
          <w:p w14:paraId="2739AF8D" w14:textId="77AD7FFD" w:rsidR="004C6478" w:rsidRDefault="008B547C" w:rsidP="000E7DC5">
            <w:pPr>
              <w:widowControl/>
              <w:rPr>
                <w:rFonts w:ascii="Arial" w:hAnsi="Arial" w:cs="Arial"/>
                <w:kern w:val="0"/>
              </w:rPr>
            </w:pPr>
            <w:r>
              <w:rPr>
                <w:rFonts w:ascii="Arial" w:hAnsi="Arial" w:cs="Arial" w:hint="eastAsia"/>
                <w:kern w:val="0"/>
              </w:rPr>
              <w:lastRenderedPageBreak/>
              <w:t>O</w:t>
            </w:r>
            <w:r>
              <w:rPr>
                <w:rFonts w:ascii="Arial" w:hAnsi="Arial" w:cs="Arial"/>
                <w:kern w:val="0"/>
              </w:rPr>
              <w:t>ptimizer</w:t>
            </w:r>
          </w:p>
        </w:tc>
        <w:tc>
          <w:tcPr>
            <w:tcW w:w="1263" w:type="dxa"/>
          </w:tcPr>
          <w:p w14:paraId="1E365B50" w14:textId="5B3C3837" w:rsidR="004C6478" w:rsidRDefault="008B547C" w:rsidP="000E7DC5">
            <w:pPr>
              <w:widowControl/>
              <w:rPr>
                <w:rFonts w:ascii="Arial" w:hAnsi="Arial" w:cs="Arial"/>
                <w:kern w:val="0"/>
              </w:rPr>
            </w:pPr>
            <w:r>
              <w:rPr>
                <w:rFonts w:ascii="Arial" w:hAnsi="Arial" w:cs="Arial" w:hint="eastAsia"/>
                <w:kern w:val="0"/>
              </w:rPr>
              <w:t>L</w:t>
            </w:r>
            <w:r>
              <w:rPr>
                <w:rFonts w:ascii="Arial" w:hAnsi="Arial" w:cs="Arial"/>
                <w:kern w:val="0"/>
              </w:rPr>
              <w:t>R</w:t>
            </w:r>
          </w:p>
        </w:tc>
        <w:tc>
          <w:tcPr>
            <w:tcW w:w="1263" w:type="dxa"/>
          </w:tcPr>
          <w:p w14:paraId="6B106E4A" w14:textId="0DF57FD9" w:rsidR="004C6478" w:rsidRDefault="004C6478" w:rsidP="000E7DC5">
            <w:pPr>
              <w:widowControl/>
              <w:rPr>
                <w:rFonts w:ascii="Arial" w:hAnsi="Arial" w:cs="Arial"/>
                <w:kern w:val="0"/>
              </w:rPr>
            </w:pPr>
            <w:r>
              <w:rPr>
                <w:rFonts w:ascii="Arial" w:hAnsi="Arial" w:cs="Arial" w:hint="eastAsia"/>
                <w:kern w:val="0"/>
              </w:rPr>
              <w:t>T</w:t>
            </w:r>
            <w:r>
              <w:rPr>
                <w:rFonts w:ascii="Arial" w:hAnsi="Arial" w:cs="Arial"/>
                <w:kern w:val="0"/>
              </w:rPr>
              <w:t>rain acc</w:t>
            </w:r>
          </w:p>
        </w:tc>
        <w:tc>
          <w:tcPr>
            <w:tcW w:w="1263" w:type="dxa"/>
          </w:tcPr>
          <w:p w14:paraId="70640451" w14:textId="1EB57846" w:rsidR="004C6478" w:rsidRDefault="004C6478" w:rsidP="000E7DC5">
            <w:pPr>
              <w:widowControl/>
              <w:rPr>
                <w:rFonts w:ascii="Arial" w:hAnsi="Arial" w:cs="Arial"/>
                <w:kern w:val="0"/>
              </w:rPr>
            </w:pPr>
            <w:r>
              <w:rPr>
                <w:rFonts w:ascii="Arial" w:hAnsi="Arial" w:cs="Arial" w:hint="eastAsia"/>
                <w:kern w:val="0"/>
              </w:rPr>
              <w:t>T</w:t>
            </w:r>
            <w:r>
              <w:rPr>
                <w:rFonts w:ascii="Arial" w:hAnsi="Arial" w:cs="Arial"/>
                <w:kern w:val="0"/>
              </w:rPr>
              <w:t>rain loss</w:t>
            </w:r>
          </w:p>
        </w:tc>
        <w:tc>
          <w:tcPr>
            <w:tcW w:w="1263" w:type="dxa"/>
          </w:tcPr>
          <w:p w14:paraId="480685F2" w14:textId="316E5DAE" w:rsidR="004C6478" w:rsidRDefault="004C6478" w:rsidP="000E7DC5">
            <w:pPr>
              <w:widowControl/>
              <w:rPr>
                <w:rFonts w:ascii="Arial" w:hAnsi="Arial" w:cs="Arial"/>
                <w:kern w:val="0"/>
              </w:rPr>
            </w:pPr>
            <w:r>
              <w:rPr>
                <w:rFonts w:ascii="Arial" w:hAnsi="Arial" w:cs="Arial" w:hint="eastAsia"/>
                <w:kern w:val="0"/>
              </w:rPr>
              <w:t>V</w:t>
            </w:r>
            <w:r>
              <w:rPr>
                <w:rFonts w:ascii="Arial" w:hAnsi="Arial" w:cs="Arial"/>
                <w:kern w:val="0"/>
              </w:rPr>
              <w:t>al acc</w:t>
            </w:r>
          </w:p>
        </w:tc>
        <w:tc>
          <w:tcPr>
            <w:tcW w:w="1263" w:type="dxa"/>
          </w:tcPr>
          <w:p w14:paraId="3D4D6BC2" w14:textId="31698414" w:rsidR="004C6478" w:rsidRDefault="004C6478" w:rsidP="000E7DC5">
            <w:pPr>
              <w:widowControl/>
              <w:rPr>
                <w:rFonts w:ascii="Arial" w:hAnsi="Arial" w:cs="Arial"/>
                <w:kern w:val="0"/>
              </w:rPr>
            </w:pPr>
            <w:r>
              <w:rPr>
                <w:rFonts w:ascii="Arial" w:hAnsi="Arial" w:cs="Arial" w:hint="eastAsia"/>
                <w:kern w:val="0"/>
              </w:rPr>
              <w:t>V</w:t>
            </w:r>
            <w:r>
              <w:rPr>
                <w:rFonts w:ascii="Arial" w:hAnsi="Arial" w:cs="Arial"/>
                <w:kern w:val="0"/>
              </w:rPr>
              <w:t>al loss</w:t>
            </w:r>
          </w:p>
        </w:tc>
        <w:tc>
          <w:tcPr>
            <w:tcW w:w="1263" w:type="dxa"/>
          </w:tcPr>
          <w:p w14:paraId="5E2BB8F5" w14:textId="7AC68574" w:rsidR="004C6478" w:rsidRDefault="004C6478" w:rsidP="000E7DC5">
            <w:pPr>
              <w:widowControl/>
              <w:rPr>
                <w:rFonts w:ascii="Arial" w:hAnsi="Arial" w:cs="Arial"/>
                <w:kern w:val="0"/>
              </w:rPr>
            </w:pPr>
            <w:r>
              <w:rPr>
                <w:rFonts w:ascii="Arial" w:hAnsi="Arial" w:cs="Arial" w:hint="eastAsia"/>
                <w:kern w:val="0"/>
              </w:rPr>
              <w:t>T</w:t>
            </w:r>
            <w:r>
              <w:rPr>
                <w:rFonts w:ascii="Arial" w:hAnsi="Arial" w:cs="Arial"/>
                <w:kern w:val="0"/>
              </w:rPr>
              <w:t>est acc</w:t>
            </w:r>
          </w:p>
        </w:tc>
        <w:tc>
          <w:tcPr>
            <w:tcW w:w="1264" w:type="dxa"/>
          </w:tcPr>
          <w:p w14:paraId="4E6373C8" w14:textId="75AC21CC" w:rsidR="004C6478" w:rsidRDefault="004C6478" w:rsidP="000E7DC5">
            <w:pPr>
              <w:widowControl/>
              <w:rPr>
                <w:rFonts w:ascii="Arial" w:hAnsi="Arial" w:cs="Arial"/>
                <w:kern w:val="0"/>
              </w:rPr>
            </w:pPr>
            <w:r>
              <w:rPr>
                <w:rFonts w:ascii="Arial" w:hAnsi="Arial" w:cs="Arial" w:hint="eastAsia"/>
                <w:kern w:val="0"/>
              </w:rPr>
              <w:t>T</w:t>
            </w:r>
            <w:r>
              <w:rPr>
                <w:rFonts w:ascii="Arial" w:hAnsi="Arial" w:cs="Arial"/>
                <w:kern w:val="0"/>
              </w:rPr>
              <w:t>est loss</w:t>
            </w:r>
          </w:p>
        </w:tc>
        <w:tc>
          <w:tcPr>
            <w:tcW w:w="1264" w:type="dxa"/>
          </w:tcPr>
          <w:p w14:paraId="585DA542" w14:textId="1F52DDD0" w:rsidR="004C6478" w:rsidRDefault="004C6478" w:rsidP="000E7DC5">
            <w:pPr>
              <w:widowControl/>
              <w:rPr>
                <w:rFonts w:ascii="Arial" w:hAnsi="Arial" w:cs="Arial"/>
                <w:kern w:val="0"/>
              </w:rPr>
            </w:pPr>
            <w:r>
              <w:rPr>
                <w:rFonts w:ascii="Arial" w:hAnsi="Arial" w:cs="Arial" w:hint="eastAsia"/>
                <w:kern w:val="0"/>
              </w:rPr>
              <w:t>T</w:t>
            </w:r>
            <w:r>
              <w:rPr>
                <w:rFonts w:ascii="Arial" w:hAnsi="Arial" w:cs="Arial"/>
                <w:kern w:val="0"/>
              </w:rPr>
              <w:t>rain time</w:t>
            </w:r>
            <w:r w:rsidR="00194C00">
              <w:rPr>
                <w:rFonts w:ascii="Arial" w:hAnsi="Arial" w:cs="Arial"/>
                <w:kern w:val="0"/>
              </w:rPr>
              <w:t>(s)</w:t>
            </w:r>
          </w:p>
        </w:tc>
      </w:tr>
      <w:tr w:rsidR="007C0DA5" w14:paraId="65B5230B" w14:textId="77777777" w:rsidTr="000E7DC5">
        <w:trPr>
          <w:trHeight w:val="469"/>
        </w:trPr>
        <w:tc>
          <w:tcPr>
            <w:tcW w:w="1263" w:type="dxa"/>
            <w:vMerge w:val="restart"/>
            <w:shd w:val="clear" w:color="auto" w:fill="C5E0B3" w:themeFill="accent6" w:themeFillTint="66"/>
          </w:tcPr>
          <w:p w14:paraId="7394C56C" w14:textId="35B80DC3" w:rsidR="007C0DA5" w:rsidRDefault="007C0DA5" w:rsidP="000E7DC5">
            <w:pPr>
              <w:widowControl/>
              <w:rPr>
                <w:rFonts w:ascii="Arial" w:hAnsi="Arial" w:cs="Arial"/>
                <w:kern w:val="0"/>
              </w:rPr>
            </w:pPr>
            <w:r>
              <w:rPr>
                <w:rFonts w:ascii="Arial" w:hAnsi="Arial" w:cs="Arial" w:hint="eastAsia"/>
                <w:kern w:val="0"/>
              </w:rPr>
              <w:t>A</w:t>
            </w:r>
            <w:r>
              <w:rPr>
                <w:rFonts w:ascii="Arial" w:hAnsi="Arial" w:cs="Arial"/>
                <w:kern w:val="0"/>
              </w:rPr>
              <w:t>dam</w:t>
            </w:r>
          </w:p>
        </w:tc>
        <w:tc>
          <w:tcPr>
            <w:tcW w:w="1263" w:type="dxa"/>
            <w:shd w:val="clear" w:color="auto" w:fill="C5E0B3" w:themeFill="accent6" w:themeFillTint="66"/>
          </w:tcPr>
          <w:p w14:paraId="1755D172" w14:textId="68327A8A" w:rsidR="007C0DA5" w:rsidRDefault="00004341" w:rsidP="000E7DC5">
            <w:pPr>
              <w:widowControl/>
              <w:rPr>
                <w:rFonts w:ascii="Arial" w:hAnsi="Arial" w:cs="Arial"/>
                <w:kern w:val="0"/>
              </w:rPr>
            </w:pPr>
            <w:r>
              <w:rPr>
                <w:rFonts w:ascii="Arial" w:hAnsi="Arial" w:cs="Arial" w:hint="eastAsia"/>
                <w:kern w:val="0"/>
              </w:rPr>
              <w:t>0</w:t>
            </w:r>
            <w:r>
              <w:rPr>
                <w:rFonts w:ascii="Arial" w:hAnsi="Arial" w:cs="Arial"/>
                <w:kern w:val="0"/>
              </w:rPr>
              <w:t>.01</w:t>
            </w:r>
          </w:p>
        </w:tc>
        <w:tc>
          <w:tcPr>
            <w:tcW w:w="1263" w:type="dxa"/>
            <w:shd w:val="clear" w:color="auto" w:fill="C5E0B3" w:themeFill="accent6" w:themeFillTint="66"/>
          </w:tcPr>
          <w:p w14:paraId="2D66A2EB" w14:textId="3FF86AD7" w:rsidR="007C0DA5" w:rsidRDefault="007C0DA5" w:rsidP="000E7DC5">
            <w:pPr>
              <w:widowControl/>
              <w:rPr>
                <w:rFonts w:ascii="Arial" w:hAnsi="Arial" w:cs="Arial"/>
                <w:kern w:val="0"/>
              </w:rPr>
            </w:pPr>
            <w:r w:rsidRPr="00544F56">
              <w:t>0.9750</w:t>
            </w:r>
          </w:p>
        </w:tc>
        <w:tc>
          <w:tcPr>
            <w:tcW w:w="1263" w:type="dxa"/>
            <w:shd w:val="clear" w:color="auto" w:fill="C5E0B3" w:themeFill="accent6" w:themeFillTint="66"/>
          </w:tcPr>
          <w:p w14:paraId="5584CD63" w14:textId="3827A04F" w:rsidR="007C0DA5" w:rsidRDefault="007C0DA5" w:rsidP="000E7DC5">
            <w:pPr>
              <w:widowControl/>
              <w:rPr>
                <w:rFonts w:ascii="Arial" w:hAnsi="Arial" w:cs="Arial"/>
                <w:kern w:val="0"/>
              </w:rPr>
            </w:pPr>
            <w:r w:rsidRPr="00544F56">
              <w:t>0.0766</w:t>
            </w:r>
          </w:p>
        </w:tc>
        <w:tc>
          <w:tcPr>
            <w:tcW w:w="1263" w:type="dxa"/>
            <w:shd w:val="clear" w:color="auto" w:fill="C5E0B3" w:themeFill="accent6" w:themeFillTint="66"/>
          </w:tcPr>
          <w:p w14:paraId="62C83BC2" w14:textId="633DC73F" w:rsidR="007C0DA5" w:rsidRDefault="007C0DA5" w:rsidP="000E7DC5">
            <w:pPr>
              <w:widowControl/>
              <w:rPr>
                <w:rFonts w:ascii="Arial" w:hAnsi="Arial" w:cs="Arial"/>
                <w:kern w:val="0"/>
              </w:rPr>
            </w:pPr>
            <w:r w:rsidRPr="00544F56">
              <w:t>0.936</w:t>
            </w:r>
            <w:r>
              <w:t>2</w:t>
            </w:r>
          </w:p>
        </w:tc>
        <w:tc>
          <w:tcPr>
            <w:tcW w:w="1263" w:type="dxa"/>
            <w:shd w:val="clear" w:color="auto" w:fill="C5E0B3" w:themeFill="accent6" w:themeFillTint="66"/>
          </w:tcPr>
          <w:p w14:paraId="36A977CA" w14:textId="54119FD7" w:rsidR="007C0DA5" w:rsidRDefault="007C0DA5" w:rsidP="000E7DC5">
            <w:pPr>
              <w:widowControl/>
              <w:rPr>
                <w:rFonts w:ascii="Arial" w:hAnsi="Arial" w:cs="Arial"/>
                <w:kern w:val="0"/>
              </w:rPr>
            </w:pPr>
            <w:r w:rsidRPr="00544F56">
              <w:t>0.2131</w:t>
            </w:r>
          </w:p>
        </w:tc>
        <w:tc>
          <w:tcPr>
            <w:tcW w:w="1263" w:type="dxa"/>
            <w:shd w:val="clear" w:color="auto" w:fill="C5E0B3" w:themeFill="accent6" w:themeFillTint="66"/>
          </w:tcPr>
          <w:p w14:paraId="1E6552F5" w14:textId="432DE0C9" w:rsidR="007C0DA5" w:rsidRDefault="007C0DA5" w:rsidP="000E7DC5">
            <w:pPr>
              <w:widowControl/>
              <w:rPr>
                <w:rFonts w:ascii="Arial" w:hAnsi="Arial" w:cs="Arial"/>
                <w:kern w:val="0"/>
              </w:rPr>
            </w:pPr>
            <w:r w:rsidRPr="00544F56">
              <w:t>0.9</w:t>
            </w:r>
            <w:r>
              <w:t>324</w:t>
            </w:r>
          </w:p>
        </w:tc>
        <w:tc>
          <w:tcPr>
            <w:tcW w:w="1264" w:type="dxa"/>
            <w:shd w:val="clear" w:color="auto" w:fill="C5E0B3" w:themeFill="accent6" w:themeFillTint="66"/>
          </w:tcPr>
          <w:p w14:paraId="302C3AED" w14:textId="52154527" w:rsidR="007C0DA5" w:rsidRDefault="007C0DA5" w:rsidP="000E7DC5">
            <w:pPr>
              <w:widowControl/>
              <w:rPr>
                <w:rFonts w:ascii="Arial" w:hAnsi="Arial" w:cs="Arial"/>
                <w:kern w:val="0"/>
              </w:rPr>
            </w:pPr>
            <w:r w:rsidRPr="00544F56">
              <w:t>0.1565</w:t>
            </w:r>
          </w:p>
        </w:tc>
        <w:tc>
          <w:tcPr>
            <w:tcW w:w="1264" w:type="dxa"/>
            <w:shd w:val="clear" w:color="auto" w:fill="C5E0B3" w:themeFill="accent6" w:themeFillTint="66"/>
          </w:tcPr>
          <w:p w14:paraId="2BDD593C" w14:textId="451FEC22" w:rsidR="007C0DA5" w:rsidRDefault="007C0DA5" w:rsidP="000E7DC5">
            <w:pPr>
              <w:widowControl/>
              <w:rPr>
                <w:rFonts w:ascii="Arial" w:hAnsi="Arial" w:cs="Arial"/>
                <w:kern w:val="0"/>
              </w:rPr>
            </w:pPr>
            <w:r w:rsidRPr="00996EE4">
              <w:rPr>
                <w:color w:val="FF0000"/>
              </w:rPr>
              <w:t>434.9</w:t>
            </w:r>
          </w:p>
        </w:tc>
      </w:tr>
      <w:tr w:rsidR="007C0DA5" w14:paraId="2AD1BBC6" w14:textId="77777777" w:rsidTr="000E7DC5">
        <w:trPr>
          <w:trHeight w:val="489"/>
        </w:trPr>
        <w:tc>
          <w:tcPr>
            <w:tcW w:w="1263" w:type="dxa"/>
            <w:vMerge/>
            <w:shd w:val="clear" w:color="auto" w:fill="C5E0B3" w:themeFill="accent6" w:themeFillTint="66"/>
          </w:tcPr>
          <w:p w14:paraId="710E4B70" w14:textId="77777777" w:rsidR="007C0DA5" w:rsidRDefault="007C0DA5" w:rsidP="000E7DC5">
            <w:pPr>
              <w:widowControl/>
              <w:rPr>
                <w:rFonts w:ascii="Arial" w:hAnsi="Arial" w:cs="Arial"/>
                <w:kern w:val="0"/>
              </w:rPr>
            </w:pPr>
          </w:p>
        </w:tc>
        <w:tc>
          <w:tcPr>
            <w:tcW w:w="1263" w:type="dxa"/>
            <w:shd w:val="clear" w:color="auto" w:fill="C5E0B3" w:themeFill="accent6" w:themeFillTint="66"/>
          </w:tcPr>
          <w:p w14:paraId="1E883894" w14:textId="777D56B4" w:rsidR="007C0DA5" w:rsidRDefault="00004341" w:rsidP="000E7DC5">
            <w:pPr>
              <w:widowControl/>
              <w:rPr>
                <w:rFonts w:ascii="Arial" w:hAnsi="Arial" w:cs="Arial"/>
                <w:kern w:val="0"/>
              </w:rPr>
            </w:pPr>
            <w:r>
              <w:rPr>
                <w:rFonts w:ascii="Arial" w:hAnsi="Arial" w:cs="Arial" w:hint="eastAsia"/>
                <w:kern w:val="0"/>
              </w:rPr>
              <w:t>0</w:t>
            </w:r>
            <w:r>
              <w:rPr>
                <w:rFonts w:ascii="Arial" w:hAnsi="Arial" w:cs="Arial"/>
                <w:kern w:val="0"/>
              </w:rPr>
              <w:t>.005</w:t>
            </w:r>
          </w:p>
        </w:tc>
        <w:tc>
          <w:tcPr>
            <w:tcW w:w="1263" w:type="dxa"/>
            <w:shd w:val="clear" w:color="auto" w:fill="C5E0B3" w:themeFill="accent6" w:themeFillTint="66"/>
          </w:tcPr>
          <w:p w14:paraId="4C70FDD9" w14:textId="58FEF45D" w:rsidR="007C0DA5" w:rsidRDefault="007C0DA5" w:rsidP="000E7DC5">
            <w:pPr>
              <w:widowControl/>
              <w:rPr>
                <w:rFonts w:ascii="Arial" w:hAnsi="Arial" w:cs="Arial"/>
                <w:kern w:val="0"/>
              </w:rPr>
            </w:pPr>
            <w:r w:rsidRPr="009A124B">
              <w:t>0.9915</w:t>
            </w:r>
          </w:p>
        </w:tc>
        <w:tc>
          <w:tcPr>
            <w:tcW w:w="1263" w:type="dxa"/>
            <w:shd w:val="clear" w:color="auto" w:fill="C5E0B3" w:themeFill="accent6" w:themeFillTint="66"/>
          </w:tcPr>
          <w:p w14:paraId="25C758E8" w14:textId="47F17292" w:rsidR="007C0DA5" w:rsidRDefault="007C0DA5" w:rsidP="000E7DC5">
            <w:pPr>
              <w:widowControl/>
              <w:rPr>
                <w:rFonts w:ascii="Arial" w:hAnsi="Arial" w:cs="Arial"/>
                <w:kern w:val="0"/>
              </w:rPr>
            </w:pPr>
            <w:r>
              <w:rPr>
                <w:rFonts w:hint="eastAsia"/>
              </w:rPr>
              <w:t>0</w:t>
            </w:r>
            <w:r>
              <w:t>.0315</w:t>
            </w:r>
          </w:p>
        </w:tc>
        <w:tc>
          <w:tcPr>
            <w:tcW w:w="1263" w:type="dxa"/>
            <w:shd w:val="clear" w:color="auto" w:fill="C5E0B3" w:themeFill="accent6" w:themeFillTint="66"/>
          </w:tcPr>
          <w:p w14:paraId="6BAA8569" w14:textId="14C51C44" w:rsidR="007C0DA5" w:rsidRDefault="007C0DA5" w:rsidP="000E7DC5">
            <w:pPr>
              <w:widowControl/>
              <w:rPr>
                <w:rFonts w:ascii="Arial" w:hAnsi="Arial" w:cs="Arial"/>
                <w:kern w:val="0"/>
              </w:rPr>
            </w:pPr>
            <w:r>
              <w:rPr>
                <w:rFonts w:hint="eastAsia"/>
              </w:rPr>
              <w:t>0</w:t>
            </w:r>
            <w:r>
              <w:t>.907</w:t>
            </w:r>
          </w:p>
        </w:tc>
        <w:tc>
          <w:tcPr>
            <w:tcW w:w="1263" w:type="dxa"/>
            <w:shd w:val="clear" w:color="auto" w:fill="C5E0B3" w:themeFill="accent6" w:themeFillTint="66"/>
          </w:tcPr>
          <w:p w14:paraId="07CCF1C7" w14:textId="68DA0C48" w:rsidR="007C0DA5" w:rsidRDefault="007C0DA5" w:rsidP="000E7DC5">
            <w:pPr>
              <w:widowControl/>
              <w:rPr>
                <w:rFonts w:ascii="Arial" w:hAnsi="Arial" w:cs="Arial"/>
                <w:kern w:val="0"/>
              </w:rPr>
            </w:pPr>
            <w:r>
              <w:rPr>
                <w:rFonts w:hint="eastAsia"/>
              </w:rPr>
              <w:t>0</w:t>
            </w:r>
            <w:r>
              <w:t>.4489</w:t>
            </w:r>
          </w:p>
        </w:tc>
        <w:tc>
          <w:tcPr>
            <w:tcW w:w="1263" w:type="dxa"/>
            <w:shd w:val="clear" w:color="auto" w:fill="C5E0B3" w:themeFill="accent6" w:themeFillTint="66"/>
          </w:tcPr>
          <w:p w14:paraId="5C6410AB" w14:textId="10160D1C" w:rsidR="007C0DA5" w:rsidRDefault="007C0DA5" w:rsidP="000E7DC5">
            <w:pPr>
              <w:widowControl/>
              <w:rPr>
                <w:rFonts w:ascii="Arial" w:hAnsi="Arial" w:cs="Arial"/>
                <w:kern w:val="0"/>
              </w:rPr>
            </w:pPr>
            <w:r>
              <w:rPr>
                <w:rFonts w:hint="eastAsia"/>
              </w:rPr>
              <w:t>0</w:t>
            </w:r>
            <w:r>
              <w:t>.9210</w:t>
            </w:r>
          </w:p>
        </w:tc>
        <w:tc>
          <w:tcPr>
            <w:tcW w:w="1264" w:type="dxa"/>
            <w:shd w:val="clear" w:color="auto" w:fill="C5E0B3" w:themeFill="accent6" w:themeFillTint="66"/>
          </w:tcPr>
          <w:p w14:paraId="05E064DD" w14:textId="3901B4AD" w:rsidR="007C0DA5" w:rsidRDefault="007C0DA5" w:rsidP="000E7DC5">
            <w:pPr>
              <w:widowControl/>
              <w:rPr>
                <w:rFonts w:ascii="Arial" w:hAnsi="Arial" w:cs="Arial"/>
                <w:kern w:val="0"/>
              </w:rPr>
            </w:pPr>
            <w:r>
              <w:rPr>
                <w:rFonts w:hint="eastAsia"/>
              </w:rPr>
              <w:t>0</w:t>
            </w:r>
            <w:r>
              <w:t>.3767</w:t>
            </w:r>
          </w:p>
        </w:tc>
        <w:tc>
          <w:tcPr>
            <w:tcW w:w="1264" w:type="dxa"/>
            <w:shd w:val="clear" w:color="auto" w:fill="C5E0B3" w:themeFill="accent6" w:themeFillTint="66"/>
          </w:tcPr>
          <w:p w14:paraId="0C8A259D" w14:textId="25A8505E" w:rsidR="007C0DA5" w:rsidRDefault="007C0DA5" w:rsidP="000E7DC5">
            <w:pPr>
              <w:widowControl/>
              <w:rPr>
                <w:rFonts w:ascii="Arial" w:hAnsi="Arial" w:cs="Arial"/>
                <w:kern w:val="0"/>
              </w:rPr>
            </w:pPr>
            <w:r>
              <w:rPr>
                <w:rFonts w:hint="eastAsia"/>
              </w:rPr>
              <w:t>4</w:t>
            </w:r>
            <w:r>
              <w:t>60.5</w:t>
            </w:r>
          </w:p>
        </w:tc>
      </w:tr>
      <w:tr w:rsidR="007C0DA5" w14:paraId="25862ECF" w14:textId="77777777" w:rsidTr="000E7DC5">
        <w:trPr>
          <w:trHeight w:val="489"/>
        </w:trPr>
        <w:tc>
          <w:tcPr>
            <w:tcW w:w="1263" w:type="dxa"/>
            <w:vMerge/>
            <w:shd w:val="clear" w:color="auto" w:fill="C5E0B3" w:themeFill="accent6" w:themeFillTint="66"/>
          </w:tcPr>
          <w:p w14:paraId="4B1D5633" w14:textId="77777777" w:rsidR="007C0DA5" w:rsidRDefault="007C0DA5" w:rsidP="000E7DC5">
            <w:pPr>
              <w:widowControl/>
              <w:rPr>
                <w:rFonts w:ascii="Arial" w:hAnsi="Arial" w:cs="Arial"/>
                <w:kern w:val="0"/>
              </w:rPr>
            </w:pPr>
          </w:p>
        </w:tc>
        <w:tc>
          <w:tcPr>
            <w:tcW w:w="1263" w:type="dxa"/>
            <w:shd w:val="clear" w:color="auto" w:fill="C5E0B3" w:themeFill="accent6" w:themeFillTint="66"/>
          </w:tcPr>
          <w:p w14:paraId="5A1658FE" w14:textId="6D704897" w:rsidR="007C0DA5" w:rsidRDefault="00004341" w:rsidP="000E7DC5">
            <w:pPr>
              <w:widowControl/>
              <w:rPr>
                <w:rFonts w:ascii="Arial" w:hAnsi="Arial" w:cs="Arial"/>
                <w:kern w:val="0"/>
              </w:rPr>
            </w:pPr>
            <w:r>
              <w:rPr>
                <w:rFonts w:ascii="Arial" w:hAnsi="Arial" w:cs="Arial" w:hint="eastAsia"/>
                <w:kern w:val="0"/>
              </w:rPr>
              <w:t>0</w:t>
            </w:r>
            <w:r>
              <w:rPr>
                <w:rFonts w:ascii="Arial" w:hAnsi="Arial" w:cs="Arial"/>
                <w:kern w:val="0"/>
              </w:rPr>
              <w:t>.001</w:t>
            </w:r>
          </w:p>
        </w:tc>
        <w:tc>
          <w:tcPr>
            <w:tcW w:w="1263" w:type="dxa"/>
            <w:shd w:val="clear" w:color="auto" w:fill="C5E0B3" w:themeFill="accent6" w:themeFillTint="66"/>
          </w:tcPr>
          <w:p w14:paraId="3F80B001" w14:textId="0AF24711" w:rsidR="007C0DA5" w:rsidRDefault="007C0DA5" w:rsidP="000E7DC5">
            <w:pPr>
              <w:widowControl/>
              <w:rPr>
                <w:rFonts w:ascii="Arial" w:hAnsi="Arial" w:cs="Arial"/>
                <w:kern w:val="0"/>
              </w:rPr>
            </w:pPr>
            <w:r>
              <w:rPr>
                <w:rFonts w:hint="eastAsia"/>
              </w:rPr>
              <w:t>0</w:t>
            </w:r>
            <w:r>
              <w:t>.9984</w:t>
            </w:r>
          </w:p>
        </w:tc>
        <w:tc>
          <w:tcPr>
            <w:tcW w:w="1263" w:type="dxa"/>
            <w:shd w:val="clear" w:color="auto" w:fill="C5E0B3" w:themeFill="accent6" w:themeFillTint="66"/>
          </w:tcPr>
          <w:p w14:paraId="46ECE929" w14:textId="0B9D2076" w:rsidR="007C0DA5" w:rsidRDefault="007C0DA5" w:rsidP="000E7DC5">
            <w:pPr>
              <w:widowControl/>
              <w:rPr>
                <w:rFonts w:ascii="Arial" w:hAnsi="Arial" w:cs="Arial"/>
                <w:kern w:val="0"/>
              </w:rPr>
            </w:pPr>
            <w:r>
              <w:rPr>
                <w:rFonts w:hint="eastAsia"/>
              </w:rPr>
              <w:t>0</w:t>
            </w:r>
            <w:r>
              <w:t>.0087</w:t>
            </w:r>
          </w:p>
        </w:tc>
        <w:tc>
          <w:tcPr>
            <w:tcW w:w="1263" w:type="dxa"/>
            <w:shd w:val="clear" w:color="auto" w:fill="C5E0B3" w:themeFill="accent6" w:themeFillTint="66"/>
          </w:tcPr>
          <w:p w14:paraId="09B998B9" w14:textId="25F2F4B5" w:rsidR="007C0DA5" w:rsidRDefault="007C0DA5" w:rsidP="000E7DC5">
            <w:pPr>
              <w:widowControl/>
              <w:rPr>
                <w:rFonts w:ascii="Arial" w:hAnsi="Arial" w:cs="Arial"/>
                <w:kern w:val="0"/>
              </w:rPr>
            </w:pPr>
            <w:r>
              <w:rPr>
                <w:rFonts w:hint="eastAsia"/>
              </w:rPr>
              <w:t>0</w:t>
            </w:r>
            <w:r>
              <w:t>.946</w:t>
            </w:r>
          </w:p>
        </w:tc>
        <w:tc>
          <w:tcPr>
            <w:tcW w:w="1263" w:type="dxa"/>
            <w:shd w:val="clear" w:color="auto" w:fill="C5E0B3" w:themeFill="accent6" w:themeFillTint="66"/>
          </w:tcPr>
          <w:p w14:paraId="3024A7FB" w14:textId="74A2932D" w:rsidR="007C0DA5" w:rsidRDefault="007C0DA5" w:rsidP="000E7DC5">
            <w:pPr>
              <w:widowControl/>
              <w:rPr>
                <w:rFonts w:ascii="Arial" w:hAnsi="Arial" w:cs="Arial"/>
                <w:kern w:val="0"/>
              </w:rPr>
            </w:pPr>
            <w:r>
              <w:rPr>
                <w:rFonts w:hint="eastAsia"/>
              </w:rPr>
              <w:t>0</w:t>
            </w:r>
            <w:r>
              <w:t>.1682</w:t>
            </w:r>
          </w:p>
        </w:tc>
        <w:tc>
          <w:tcPr>
            <w:tcW w:w="1263" w:type="dxa"/>
            <w:shd w:val="clear" w:color="auto" w:fill="C5E0B3" w:themeFill="accent6" w:themeFillTint="66"/>
          </w:tcPr>
          <w:p w14:paraId="094D198F" w14:textId="1BF513DF" w:rsidR="007C0DA5" w:rsidRPr="00996EE4" w:rsidRDefault="007C0DA5" w:rsidP="000E7DC5">
            <w:pPr>
              <w:widowControl/>
              <w:rPr>
                <w:rFonts w:ascii="Arial" w:hAnsi="Arial" w:cs="Arial"/>
                <w:color w:val="FF0000"/>
                <w:kern w:val="0"/>
              </w:rPr>
            </w:pPr>
            <w:r w:rsidRPr="00996EE4">
              <w:rPr>
                <w:color w:val="FF0000"/>
              </w:rPr>
              <w:t>0.9470</w:t>
            </w:r>
          </w:p>
        </w:tc>
        <w:tc>
          <w:tcPr>
            <w:tcW w:w="1264" w:type="dxa"/>
            <w:shd w:val="clear" w:color="auto" w:fill="C5E0B3" w:themeFill="accent6" w:themeFillTint="66"/>
          </w:tcPr>
          <w:p w14:paraId="6DDA4076" w14:textId="2408027E" w:rsidR="007C0DA5" w:rsidRDefault="007C0DA5" w:rsidP="000E7DC5">
            <w:pPr>
              <w:widowControl/>
              <w:rPr>
                <w:rFonts w:ascii="Arial" w:hAnsi="Arial" w:cs="Arial"/>
                <w:kern w:val="0"/>
              </w:rPr>
            </w:pPr>
            <w:r w:rsidRPr="00996EE4">
              <w:rPr>
                <w:color w:val="FF0000"/>
              </w:rPr>
              <w:t>0.1446</w:t>
            </w:r>
          </w:p>
        </w:tc>
        <w:tc>
          <w:tcPr>
            <w:tcW w:w="1264" w:type="dxa"/>
            <w:shd w:val="clear" w:color="auto" w:fill="C5E0B3" w:themeFill="accent6" w:themeFillTint="66"/>
          </w:tcPr>
          <w:p w14:paraId="68E7F3F0" w14:textId="60332892" w:rsidR="007C0DA5" w:rsidRDefault="007C0DA5" w:rsidP="000E7DC5">
            <w:pPr>
              <w:widowControl/>
              <w:rPr>
                <w:rFonts w:ascii="Arial" w:hAnsi="Arial" w:cs="Arial"/>
                <w:kern w:val="0"/>
              </w:rPr>
            </w:pPr>
            <w:r>
              <w:t>472.6</w:t>
            </w:r>
          </w:p>
        </w:tc>
      </w:tr>
      <w:tr w:rsidR="00194C00" w14:paraId="506C1F9F" w14:textId="77777777" w:rsidTr="000E7DC5">
        <w:trPr>
          <w:trHeight w:val="469"/>
        </w:trPr>
        <w:tc>
          <w:tcPr>
            <w:tcW w:w="1263" w:type="dxa"/>
            <w:vMerge w:val="restart"/>
            <w:shd w:val="clear" w:color="auto" w:fill="BDD6EE" w:themeFill="accent5" w:themeFillTint="66"/>
          </w:tcPr>
          <w:p w14:paraId="2AE9F698" w14:textId="77777777" w:rsidR="00194C00" w:rsidRDefault="00194C00" w:rsidP="000E7DC5">
            <w:pPr>
              <w:widowControl/>
              <w:rPr>
                <w:rFonts w:ascii="Arial" w:hAnsi="Arial" w:cs="Arial"/>
                <w:kern w:val="0"/>
              </w:rPr>
            </w:pPr>
            <w:r>
              <w:rPr>
                <w:rFonts w:ascii="Arial" w:hAnsi="Arial" w:cs="Arial"/>
                <w:kern w:val="0"/>
              </w:rPr>
              <w:t>Mini-Batch</w:t>
            </w:r>
          </w:p>
          <w:p w14:paraId="27BE6EE7" w14:textId="0C3DE78B" w:rsidR="00194C00" w:rsidRDefault="00194C00" w:rsidP="000E7DC5">
            <w:pPr>
              <w:widowControl/>
              <w:rPr>
                <w:rFonts w:ascii="Arial" w:hAnsi="Arial" w:cs="Arial"/>
                <w:kern w:val="0"/>
              </w:rPr>
            </w:pPr>
            <w:r>
              <w:rPr>
                <w:rFonts w:ascii="Arial" w:hAnsi="Arial" w:cs="Arial" w:hint="eastAsia"/>
                <w:kern w:val="0"/>
              </w:rPr>
              <w:t>S</w:t>
            </w:r>
            <w:r>
              <w:rPr>
                <w:rFonts w:ascii="Arial" w:hAnsi="Arial" w:cs="Arial"/>
                <w:kern w:val="0"/>
              </w:rPr>
              <w:t>GD</w:t>
            </w:r>
          </w:p>
        </w:tc>
        <w:tc>
          <w:tcPr>
            <w:tcW w:w="1263" w:type="dxa"/>
            <w:shd w:val="clear" w:color="auto" w:fill="BDD6EE" w:themeFill="accent5" w:themeFillTint="66"/>
          </w:tcPr>
          <w:p w14:paraId="2B4B137A" w14:textId="5AF63F54" w:rsidR="00194C00" w:rsidRDefault="00194C00" w:rsidP="000E7DC5">
            <w:pPr>
              <w:widowControl/>
              <w:rPr>
                <w:rFonts w:ascii="Arial" w:hAnsi="Arial" w:cs="Arial"/>
                <w:kern w:val="0"/>
              </w:rPr>
            </w:pPr>
            <w:r>
              <w:rPr>
                <w:rFonts w:ascii="Arial" w:hAnsi="Arial" w:cs="Arial" w:hint="eastAsia"/>
                <w:kern w:val="0"/>
              </w:rPr>
              <w:t>0</w:t>
            </w:r>
            <w:r>
              <w:rPr>
                <w:rFonts w:ascii="Arial" w:hAnsi="Arial" w:cs="Arial"/>
                <w:kern w:val="0"/>
              </w:rPr>
              <w:t>.01</w:t>
            </w:r>
          </w:p>
        </w:tc>
        <w:tc>
          <w:tcPr>
            <w:tcW w:w="1263" w:type="dxa"/>
            <w:shd w:val="clear" w:color="auto" w:fill="BDD6EE" w:themeFill="accent5" w:themeFillTint="66"/>
          </w:tcPr>
          <w:p w14:paraId="4FB15422" w14:textId="58AEDDC5" w:rsidR="00194C00" w:rsidRDefault="00194C00" w:rsidP="000E7DC5">
            <w:pPr>
              <w:widowControl/>
              <w:rPr>
                <w:rFonts w:ascii="Arial" w:hAnsi="Arial" w:cs="Arial"/>
                <w:kern w:val="0"/>
              </w:rPr>
            </w:pPr>
            <w:r w:rsidRPr="007F4501">
              <w:t>0.9976</w:t>
            </w:r>
          </w:p>
        </w:tc>
        <w:tc>
          <w:tcPr>
            <w:tcW w:w="1263" w:type="dxa"/>
            <w:shd w:val="clear" w:color="auto" w:fill="BDD6EE" w:themeFill="accent5" w:themeFillTint="66"/>
          </w:tcPr>
          <w:p w14:paraId="60F56960" w14:textId="477EBF42" w:rsidR="00194C00" w:rsidRDefault="00194C00" w:rsidP="000E7DC5">
            <w:pPr>
              <w:widowControl/>
              <w:rPr>
                <w:rFonts w:ascii="Arial" w:hAnsi="Arial" w:cs="Arial"/>
                <w:kern w:val="0"/>
              </w:rPr>
            </w:pPr>
            <w:r w:rsidRPr="007F4501">
              <w:t>0.0410</w:t>
            </w:r>
          </w:p>
        </w:tc>
        <w:tc>
          <w:tcPr>
            <w:tcW w:w="1263" w:type="dxa"/>
            <w:shd w:val="clear" w:color="auto" w:fill="BDD6EE" w:themeFill="accent5" w:themeFillTint="66"/>
          </w:tcPr>
          <w:p w14:paraId="41D87D96" w14:textId="647C2802" w:rsidR="00194C00" w:rsidRDefault="00194C00" w:rsidP="000E7DC5">
            <w:pPr>
              <w:widowControl/>
              <w:rPr>
                <w:rFonts w:ascii="Arial" w:hAnsi="Arial" w:cs="Arial"/>
                <w:kern w:val="0"/>
              </w:rPr>
            </w:pPr>
            <w:r w:rsidRPr="00107505">
              <w:t>0.8512</w:t>
            </w:r>
          </w:p>
        </w:tc>
        <w:tc>
          <w:tcPr>
            <w:tcW w:w="1263" w:type="dxa"/>
            <w:shd w:val="clear" w:color="auto" w:fill="BDD6EE" w:themeFill="accent5" w:themeFillTint="66"/>
          </w:tcPr>
          <w:p w14:paraId="2956CB0B" w14:textId="0A17B730" w:rsidR="00194C00" w:rsidRDefault="00194C00" w:rsidP="000E7DC5">
            <w:pPr>
              <w:widowControl/>
              <w:rPr>
                <w:rFonts w:ascii="Arial" w:hAnsi="Arial" w:cs="Arial"/>
                <w:kern w:val="0"/>
              </w:rPr>
            </w:pPr>
            <w:r w:rsidRPr="00107505">
              <w:t>0.5054</w:t>
            </w:r>
          </w:p>
        </w:tc>
        <w:tc>
          <w:tcPr>
            <w:tcW w:w="1263" w:type="dxa"/>
            <w:shd w:val="clear" w:color="auto" w:fill="BDD6EE" w:themeFill="accent5" w:themeFillTint="66"/>
          </w:tcPr>
          <w:p w14:paraId="01B83FE3" w14:textId="4ADB537A" w:rsidR="00194C00" w:rsidRDefault="00194C00" w:rsidP="000E7DC5">
            <w:pPr>
              <w:widowControl/>
              <w:rPr>
                <w:rFonts w:ascii="Arial" w:hAnsi="Arial" w:cs="Arial"/>
                <w:kern w:val="0"/>
              </w:rPr>
            </w:pPr>
            <w:r w:rsidRPr="00B209EB">
              <w:rPr>
                <w:rFonts w:hint="eastAsia"/>
                <w:color w:val="FF0000"/>
              </w:rPr>
              <w:t>0</w:t>
            </w:r>
            <w:r w:rsidRPr="00B209EB">
              <w:rPr>
                <w:color w:val="FF0000"/>
              </w:rPr>
              <w:t>.8555</w:t>
            </w:r>
          </w:p>
        </w:tc>
        <w:tc>
          <w:tcPr>
            <w:tcW w:w="1264" w:type="dxa"/>
            <w:shd w:val="clear" w:color="auto" w:fill="BDD6EE" w:themeFill="accent5" w:themeFillTint="66"/>
          </w:tcPr>
          <w:p w14:paraId="1477A79B" w14:textId="5B1E3B25" w:rsidR="00194C00" w:rsidRDefault="00194C00" w:rsidP="000E7DC5">
            <w:pPr>
              <w:widowControl/>
              <w:rPr>
                <w:rFonts w:ascii="Arial" w:hAnsi="Arial" w:cs="Arial"/>
                <w:kern w:val="0"/>
              </w:rPr>
            </w:pPr>
            <w:r w:rsidRPr="00B209EB">
              <w:rPr>
                <w:rFonts w:hint="eastAsia"/>
                <w:color w:val="FF0000"/>
              </w:rPr>
              <w:t>0</w:t>
            </w:r>
            <w:r w:rsidRPr="00B209EB">
              <w:rPr>
                <w:color w:val="FF0000"/>
              </w:rPr>
              <w:t>.4996</w:t>
            </w:r>
          </w:p>
        </w:tc>
        <w:tc>
          <w:tcPr>
            <w:tcW w:w="1264" w:type="dxa"/>
            <w:shd w:val="clear" w:color="auto" w:fill="BDD6EE" w:themeFill="accent5" w:themeFillTint="66"/>
          </w:tcPr>
          <w:p w14:paraId="4D65AB5E" w14:textId="31CFF3C0" w:rsidR="00194C00" w:rsidRDefault="00194C00" w:rsidP="000E7DC5">
            <w:pPr>
              <w:widowControl/>
              <w:rPr>
                <w:rFonts w:ascii="Arial" w:hAnsi="Arial" w:cs="Arial"/>
                <w:kern w:val="0"/>
              </w:rPr>
            </w:pPr>
            <w:r>
              <w:rPr>
                <w:rFonts w:hint="eastAsia"/>
              </w:rPr>
              <w:t>4</w:t>
            </w:r>
            <w:r>
              <w:t>73.8</w:t>
            </w:r>
          </w:p>
        </w:tc>
      </w:tr>
      <w:tr w:rsidR="00194C00" w14:paraId="5EE755E7" w14:textId="77777777" w:rsidTr="000E7DC5">
        <w:trPr>
          <w:trHeight w:val="489"/>
        </w:trPr>
        <w:tc>
          <w:tcPr>
            <w:tcW w:w="1263" w:type="dxa"/>
            <w:vMerge/>
            <w:shd w:val="clear" w:color="auto" w:fill="BDD6EE" w:themeFill="accent5" w:themeFillTint="66"/>
          </w:tcPr>
          <w:p w14:paraId="5F05F4DF" w14:textId="77777777" w:rsidR="00194C00" w:rsidRDefault="00194C00" w:rsidP="000E7DC5">
            <w:pPr>
              <w:widowControl/>
              <w:rPr>
                <w:rFonts w:ascii="Arial" w:hAnsi="Arial" w:cs="Arial"/>
                <w:kern w:val="0"/>
              </w:rPr>
            </w:pPr>
          </w:p>
        </w:tc>
        <w:tc>
          <w:tcPr>
            <w:tcW w:w="1263" w:type="dxa"/>
            <w:shd w:val="clear" w:color="auto" w:fill="BDD6EE" w:themeFill="accent5" w:themeFillTint="66"/>
          </w:tcPr>
          <w:p w14:paraId="7BD1161E" w14:textId="33E86530" w:rsidR="00194C00" w:rsidRDefault="00194C00" w:rsidP="000E7DC5">
            <w:pPr>
              <w:widowControl/>
              <w:rPr>
                <w:rFonts w:ascii="Arial" w:hAnsi="Arial" w:cs="Arial"/>
                <w:kern w:val="0"/>
              </w:rPr>
            </w:pPr>
            <w:r>
              <w:rPr>
                <w:rFonts w:ascii="Arial" w:hAnsi="Arial" w:cs="Arial" w:hint="eastAsia"/>
                <w:kern w:val="0"/>
              </w:rPr>
              <w:t>0</w:t>
            </w:r>
            <w:r>
              <w:rPr>
                <w:rFonts w:ascii="Arial" w:hAnsi="Arial" w:cs="Arial"/>
                <w:kern w:val="0"/>
              </w:rPr>
              <w:t>.005</w:t>
            </w:r>
          </w:p>
        </w:tc>
        <w:tc>
          <w:tcPr>
            <w:tcW w:w="1263" w:type="dxa"/>
            <w:shd w:val="clear" w:color="auto" w:fill="BDD6EE" w:themeFill="accent5" w:themeFillTint="66"/>
          </w:tcPr>
          <w:p w14:paraId="028FEE40" w14:textId="11C6E984" w:rsidR="00194C00" w:rsidRDefault="00194C00" w:rsidP="000E7DC5">
            <w:pPr>
              <w:widowControl/>
              <w:rPr>
                <w:rFonts w:ascii="Arial" w:hAnsi="Arial" w:cs="Arial"/>
                <w:kern w:val="0"/>
              </w:rPr>
            </w:pPr>
            <w:r w:rsidRPr="007C036B">
              <w:t>0.9934</w:t>
            </w:r>
          </w:p>
        </w:tc>
        <w:tc>
          <w:tcPr>
            <w:tcW w:w="1263" w:type="dxa"/>
            <w:shd w:val="clear" w:color="auto" w:fill="BDD6EE" w:themeFill="accent5" w:themeFillTint="66"/>
          </w:tcPr>
          <w:p w14:paraId="66B3BB8E" w14:textId="16F91B7D" w:rsidR="00194C00" w:rsidRDefault="00194C00" w:rsidP="000E7DC5">
            <w:pPr>
              <w:widowControl/>
              <w:rPr>
                <w:rFonts w:ascii="Arial" w:hAnsi="Arial" w:cs="Arial"/>
                <w:kern w:val="0"/>
              </w:rPr>
            </w:pPr>
            <w:r w:rsidRPr="007C036B">
              <w:t>0.0731</w:t>
            </w:r>
          </w:p>
        </w:tc>
        <w:tc>
          <w:tcPr>
            <w:tcW w:w="1263" w:type="dxa"/>
            <w:shd w:val="clear" w:color="auto" w:fill="BDD6EE" w:themeFill="accent5" w:themeFillTint="66"/>
          </w:tcPr>
          <w:p w14:paraId="182F1A2C" w14:textId="6DA0362A" w:rsidR="00194C00" w:rsidRDefault="00194C00" w:rsidP="000E7DC5">
            <w:pPr>
              <w:widowControl/>
              <w:rPr>
                <w:rFonts w:ascii="Arial" w:hAnsi="Arial" w:cs="Arial"/>
                <w:kern w:val="0"/>
              </w:rPr>
            </w:pPr>
            <w:r w:rsidRPr="00FF5C49">
              <w:t>0.7237</w:t>
            </w:r>
          </w:p>
        </w:tc>
        <w:tc>
          <w:tcPr>
            <w:tcW w:w="1263" w:type="dxa"/>
            <w:shd w:val="clear" w:color="auto" w:fill="BDD6EE" w:themeFill="accent5" w:themeFillTint="66"/>
          </w:tcPr>
          <w:p w14:paraId="620BBD75" w14:textId="364AEC75" w:rsidR="00194C00" w:rsidRDefault="00194C00" w:rsidP="000E7DC5">
            <w:pPr>
              <w:widowControl/>
              <w:rPr>
                <w:rFonts w:ascii="Arial" w:hAnsi="Arial" w:cs="Arial"/>
                <w:kern w:val="0"/>
              </w:rPr>
            </w:pPr>
            <w:r w:rsidRPr="00FF5C49">
              <w:t>0.5444</w:t>
            </w:r>
          </w:p>
        </w:tc>
        <w:tc>
          <w:tcPr>
            <w:tcW w:w="1263" w:type="dxa"/>
            <w:shd w:val="clear" w:color="auto" w:fill="BDD6EE" w:themeFill="accent5" w:themeFillTint="66"/>
          </w:tcPr>
          <w:p w14:paraId="77702989" w14:textId="735E2070" w:rsidR="00194C00" w:rsidRDefault="00194C00" w:rsidP="000E7DC5">
            <w:pPr>
              <w:widowControl/>
              <w:rPr>
                <w:rFonts w:ascii="Arial" w:hAnsi="Arial" w:cs="Arial"/>
                <w:kern w:val="0"/>
              </w:rPr>
            </w:pPr>
            <w:r>
              <w:rPr>
                <w:rFonts w:hint="eastAsia"/>
              </w:rPr>
              <w:t>0</w:t>
            </w:r>
            <w:r>
              <w:t>.7495</w:t>
            </w:r>
          </w:p>
        </w:tc>
        <w:tc>
          <w:tcPr>
            <w:tcW w:w="1264" w:type="dxa"/>
            <w:shd w:val="clear" w:color="auto" w:fill="BDD6EE" w:themeFill="accent5" w:themeFillTint="66"/>
          </w:tcPr>
          <w:p w14:paraId="24F66C86" w14:textId="7D0F6404" w:rsidR="00194C00" w:rsidRDefault="00194C00" w:rsidP="000E7DC5">
            <w:pPr>
              <w:widowControl/>
              <w:rPr>
                <w:rFonts w:ascii="Arial" w:hAnsi="Arial" w:cs="Arial"/>
                <w:kern w:val="0"/>
              </w:rPr>
            </w:pPr>
            <w:r>
              <w:rPr>
                <w:rFonts w:hint="eastAsia"/>
              </w:rPr>
              <w:t>0</w:t>
            </w:r>
            <w:r>
              <w:t>.5323</w:t>
            </w:r>
          </w:p>
        </w:tc>
        <w:tc>
          <w:tcPr>
            <w:tcW w:w="1264" w:type="dxa"/>
            <w:shd w:val="clear" w:color="auto" w:fill="BDD6EE" w:themeFill="accent5" w:themeFillTint="66"/>
          </w:tcPr>
          <w:p w14:paraId="1CAE1EFB" w14:textId="527CED0E" w:rsidR="00194C00" w:rsidRPr="00B209EB" w:rsidRDefault="00194C00" w:rsidP="000E7DC5">
            <w:pPr>
              <w:widowControl/>
              <w:rPr>
                <w:rFonts w:ascii="Arial" w:hAnsi="Arial" w:cs="Arial"/>
                <w:color w:val="FF0000"/>
                <w:kern w:val="0"/>
              </w:rPr>
            </w:pPr>
            <w:r w:rsidRPr="00B209EB">
              <w:rPr>
                <w:color w:val="FF0000"/>
              </w:rPr>
              <w:t>451.6</w:t>
            </w:r>
          </w:p>
        </w:tc>
      </w:tr>
      <w:tr w:rsidR="00194C00" w14:paraId="0174F63A" w14:textId="77777777" w:rsidTr="000E7DC5">
        <w:trPr>
          <w:trHeight w:val="489"/>
        </w:trPr>
        <w:tc>
          <w:tcPr>
            <w:tcW w:w="1263" w:type="dxa"/>
            <w:vMerge/>
            <w:shd w:val="clear" w:color="auto" w:fill="BDD6EE" w:themeFill="accent5" w:themeFillTint="66"/>
          </w:tcPr>
          <w:p w14:paraId="28C8AC9B" w14:textId="77777777" w:rsidR="00194C00" w:rsidRDefault="00194C00" w:rsidP="000E7DC5">
            <w:pPr>
              <w:widowControl/>
              <w:rPr>
                <w:rFonts w:ascii="Arial" w:hAnsi="Arial" w:cs="Arial"/>
                <w:kern w:val="0"/>
              </w:rPr>
            </w:pPr>
          </w:p>
        </w:tc>
        <w:tc>
          <w:tcPr>
            <w:tcW w:w="1263" w:type="dxa"/>
            <w:shd w:val="clear" w:color="auto" w:fill="BDD6EE" w:themeFill="accent5" w:themeFillTint="66"/>
          </w:tcPr>
          <w:p w14:paraId="3592710E" w14:textId="757EBCF3" w:rsidR="00194C00" w:rsidRDefault="00194C00" w:rsidP="000E7DC5">
            <w:pPr>
              <w:widowControl/>
              <w:rPr>
                <w:rFonts w:ascii="Arial" w:hAnsi="Arial" w:cs="Arial"/>
                <w:kern w:val="0"/>
              </w:rPr>
            </w:pPr>
            <w:r>
              <w:rPr>
                <w:rFonts w:ascii="Arial" w:hAnsi="Arial" w:cs="Arial" w:hint="eastAsia"/>
                <w:kern w:val="0"/>
              </w:rPr>
              <w:t>0</w:t>
            </w:r>
            <w:r>
              <w:rPr>
                <w:rFonts w:ascii="Arial" w:hAnsi="Arial" w:cs="Arial"/>
                <w:kern w:val="0"/>
              </w:rPr>
              <w:t>.001</w:t>
            </w:r>
          </w:p>
        </w:tc>
        <w:tc>
          <w:tcPr>
            <w:tcW w:w="1263" w:type="dxa"/>
            <w:shd w:val="clear" w:color="auto" w:fill="BDD6EE" w:themeFill="accent5" w:themeFillTint="66"/>
          </w:tcPr>
          <w:p w14:paraId="4E07E925" w14:textId="1D9F18D1" w:rsidR="00194C00" w:rsidRDefault="00194C00" w:rsidP="000E7DC5">
            <w:pPr>
              <w:widowControl/>
              <w:rPr>
                <w:rFonts w:ascii="Arial" w:hAnsi="Arial" w:cs="Arial"/>
                <w:kern w:val="0"/>
              </w:rPr>
            </w:pPr>
            <w:r w:rsidRPr="000322FA">
              <w:t>0.9476</w:t>
            </w:r>
          </w:p>
        </w:tc>
        <w:tc>
          <w:tcPr>
            <w:tcW w:w="1263" w:type="dxa"/>
            <w:shd w:val="clear" w:color="auto" w:fill="BDD6EE" w:themeFill="accent5" w:themeFillTint="66"/>
          </w:tcPr>
          <w:p w14:paraId="20882016" w14:textId="7B87BE86" w:rsidR="00194C00" w:rsidRDefault="00194C00" w:rsidP="000E7DC5">
            <w:pPr>
              <w:widowControl/>
              <w:rPr>
                <w:rFonts w:ascii="Arial" w:hAnsi="Arial" w:cs="Arial"/>
                <w:kern w:val="0"/>
              </w:rPr>
            </w:pPr>
            <w:r w:rsidRPr="003B095A">
              <w:t>0.1904</w:t>
            </w:r>
          </w:p>
        </w:tc>
        <w:tc>
          <w:tcPr>
            <w:tcW w:w="1263" w:type="dxa"/>
            <w:shd w:val="clear" w:color="auto" w:fill="BDD6EE" w:themeFill="accent5" w:themeFillTint="66"/>
          </w:tcPr>
          <w:p w14:paraId="2143B832" w14:textId="21A50827" w:rsidR="00194C00" w:rsidRDefault="00194C00" w:rsidP="000E7DC5">
            <w:pPr>
              <w:widowControl/>
              <w:rPr>
                <w:rFonts w:ascii="Arial" w:hAnsi="Arial" w:cs="Arial"/>
                <w:kern w:val="0"/>
              </w:rPr>
            </w:pPr>
            <w:r w:rsidRPr="003B095A">
              <w:t>0.6461</w:t>
            </w:r>
          </w:p>
        </w:tc>
        <w:tc>
          <w:tcPr>
            <w:tcW w:w="1263" w:type="dxa"/>
            <w:shd w:val="clear" w:color="auto" w:fill="BDD6EE" w:themeFill="accent5" w:themeFillTint="66"/>
          </w:tcPr>
          <w:p w14:paraId="3DFE2597" w14:textId="5336822E" w:rsidR="00194C00" w:rsidRDefault="00194C00" w:rsidP="000E7DC5">
            <w:pPr>
              <w:widowControl/>
              <w:rPr>
                <w:rFonts w:ascii="Arial" w:hAnsi="Arial" w:cs="Arial"/>
                <w:kern w:val="0"/>
              </w:rPr>
            </w:pPr>
            <w:r w:rsidRPr="003B095A">
              <w:t>0.6079</w:t>
            </w:r>
          </w:p>
        </w:tc>
        <w:tc>
          <w:tcPr>
            <w:tcW w:w="1263" w:type="dxa"/>
            <w:shd w:val="clear" w:color="auto" w:fill="BDD6EE" w:themeFill="accent5" w:themeFillTint="66"/>
          </w:tcPr>
          <w:p w14:paraId="59F4DA03" w14:textId="6D2CF986" w:rsidR="00194C00" w:rsidRDefault="00194C00" w:rsidP="000E7DC5">
            <w:pPr>
              <w:widowControl/>
              <w:rPr>
                <w:rFonts w:ascii="Arial" w:hAnsi="Arial" w:cs="Arial"/>
                <w:kern w:val="0"/>
              </w:rPr>
            </w:pPr>
            <w:r>
              <w:rPr>
                <w:rFonts w:hint="eastAsia"/>
              </w:rPr>
              <w:t>0</w:t>
            </w:r>
            <w:r>
              <w:t>.6933</w:t>
            </w:r>
          </w:p>
        </w:tc>
        <w:tc>
          <w:tcPr>
            <w:tcW w:w="1264" w:type="dxa"/>
            <w:shd w:val="clear" w:color="auto" w:fill="BDD6EE" w:themeFill="accent5" w:themeFillTint="66"/>
          </w:tcPr>
          <w:p w14:paraId="215C7BDC" w14:textId="716D6936" w:rsidR="00194C00" w:rsidRDefault="00194C00" w:rsidP="000E7DC5">
            <w:pPr>
              <w:widowControl/>
              <w:rPr>
                <w:rFonts w:ascii="Arial" w:hAnsi="Arial" w:cs="Arial"/>
                <w:kern w:val="0"/>
              </w:rPr>
            </w:pPr>
            <w:r>
              <w:rPr>
                <w:rFonts w:hint="eastAsia"/>
              </w:rPr>
              <w:t>0</w:t>
            </w:r>
            <w:r>
              <w:t>.5988</w:t>
            </w:r>
          </w:p>
        </w:tc>
        <w:tc>
          <w:tcPr>
            <w:tcW w:w="1264" w:type="dxa"/>
            <w:shd w:val="clear" w:color="auto" w:fill="BDD6EE" w:themeFill="accent5" w:themeFillTint="66"/>
          </w:tcPr>
          <w:p w14:paraId="7408676F" w14:textId="0D6A2D3D" w:rsidR="00194C00" w:rsidRDefault="00194C00" w:rsidP="000E7DC5">
            <w:pPr>
              <w:widowControl/>
              <w:rPr>
                <w:rFonts w:ascii="Arial" w:hAnsi="Arial" w:cs="Arial"/>
                <w:kern w:val="0"/>
              </w:rPr>
            </w:pPr>
            <w:r w:rsidRPr="003B095A">
              <w:t>451.</w:t>
            </w:r>
            <w:r>
              <w:t>7</w:t>
            </w:r>
          </w:p>
        </w:tc>
      </w:tr>
      <w:tr w:rsidR="00E232E4" w14:paraId="395E2DEB" w14:textId="77777777" w:rsidTr="000E7DC5">
        <w:trPr>
          <w:trHeight w:val="489"/>
        </w:trPr>
        <w:tc>
          <w:tcPr>
            <w:tcW w:w="1263" w:type="dxa"/>
            <w:vMerge w:val="restart"/>
            <w:shd w:val="clear" w:color="auto" w:fill="FFE599" w:themeFill="accent4" w:themeFillTint="66"/>
          </w:tcPr>
          <w:p w14:paraId="456E94C1" w14:textId="6824C12E" w:rsidR="00E232E4" w:rsidRDefault="00E232E4" w:rsidP="000E7DC5">
            <w:pPr>
              <w:widowControl/>
              <w:rPr>
                <w:rFonts w:ascii="Arial" w:hAnsi="Arial" w:cs="Arial"/>
                <w:kern w:val="0"/>
              </w:rPr>
            </w:pPr>
            <w:r>
              <w:rPr>
                <w:rFonts w:ascii="Arial" w:hAnsi="Arial" w:cs="Arial" w:hint="eastAsia"/>
                <w:kern w:val="0"/>
              </w:rPr>
              <w:t>R</w:t>
            </w:r>
            <w:r>
              <w:rPr>
                <w:rFonts w:ascii="Arial" w:hAnsi="Arial" w:cs="Arial"/>
                <w:kern w:val="0"/>
              </w:rPr>
              <w:t>MSprop</w:t>
            </w:r>
          </w:p>
        </w:tc>
        <w:tc>
          <w:tcPr>
            <w:tcW w:w="1263" w:type="dxa"/>
            <w:shd w:val="clear" w:color="auto" w:fill="FFE599" w:themeFill="accent4" w:themeFillTint="66"/>
          </w:tcPr>
          <w:p w14:paraId="3E4D7ABE" w14:textId="05585A3F" w:rsidR="00E232E4" w:rsidRDefault="00E232E4" w:rsidP="000E7DC5">
            <w:pPr>
              <w:widowControl/>
              <w:rPr>
                <w:rFonts w:ascii="Arial" w:hAnsi="Arial" w:cs="Arial"/>
                <w:kern w:val="0"/>
              </w:rPr>
            </w:pPr>
            <w:r>
              <w:rPr>
                <w:rFonts w:ascii="Arial" w:hAnsi="Arial" w:cs="Arial" w:hint="eastAsia"/>
                <w:kern w:val="0"/>
              </w:rPr>
              <w:t>0</w:t>
            </w:r>
            <w:r>
              <w:rPr>
                <w:rFonts w:ascii="Arial" w:hAnsi="Arial" w:cs="Arial"/>
                <w:kern w:val="0"/>
              </w:rPr>
              <w:t>.01</w:t>
            </w:r>
          </w:p>
        </w:tc>
        <w:tc>
          <w:tcPr>
            <w:tcW w:w="1263" w:type="dxa"/>
            <w:shd w:val="clear" w:color="auto" w:fill="FFE599" w:themeFill="accent4" w:themeFillTint="66"/>
          </w:tcPr>
          <w:p w14:paraId="3D6AA191" w14:textId="230BB2A5" w:rsidR="00E232E4" w:rsidRDefault="00E232E4" w:rsidP="000E7DC5">
            <w:pPr>
              <w:widowControl/>
              <w:tabs>
                <w:tab w:val="left" w:pos="570"/>
              </w:tabs>
              <w:rPr>
                <w:rFonts w:ascii="Arial" w:hAnsi="Arial" w:cs="Arial"/>
                <w:kern w:val="0"/>
              </w:rPr>
            </w:pPr>
            <w:r>
              <w:rPr>
                <w:rFonts w:hint="eastAsia"/>
              </w:rPr>
              <w:t>0</w:t>
            </w:r>
            <w:r>
              <w:t>.9740</w:t>
            </w:r>
          </w:p>
        </w:tc>
        <w:tc>
          <w:tcPr>
            <w:tcW w:w="1263" w:type="dxa"/>
            <w:shd w:val="clear" w:color="auto" w:fill="FFE599" w:themeFill="accent4" w:themeFillTint="66"/>
          </w:tcPr>
          <w:p w14:paraId="3EC509A6" w14:textId="12D13B3C" w:rsidR="00E232E4" w:rsidRDefault="00E232E4" w:rsidP="000E7DC5">
            <w:pPr>
              <w:widowControl/>
              <w:rPr>
                <w:rFonts w:ascii="Arial" w:hAnsi="Arial" w:cs="Arial"/>
                <w:kern w:val="0"/>
              </w:rPr>
            </w:pPr>
            <w:r>
              <w:rPr>
                <w:rFonts w:hint="eastAsia"/>
              </w:rPr>
              <w:t>0</w:t>
            </w:r>
            <w:r>
              <w:t>.0651</w:t>
            </w:r>
          </w:p>
        </w:tc>
        <w:tc>
          <w:tcPr>
            <w:tcW w:w="1263" w:type="dxa"/>
            <w:shd w:val="clear" w:color="auto" w:fill="FFE599" w:themeFill="accent4" w:themeFillTint="66"/>
          </w:tcPr>
          <w:p w14:paraId="280FF435" w14:textId="7FDA37B9" w:rsidR="00E232E4" w:rsidRDefault="00E232E4" w:rsidP="000E7DC5">
            <w:pPr>
              <w:widowControl/>
              <w:rPr>
                <w:rFonts w:ascii="Arial" w:hAnsi="Arial" w:cs="Arial"/>
                <w:kern w:val="0"/>
              </w:rPr>
            </w:pPr>
            <w:r>
              <w:rPr>
                <w:rFonts w:hint="eastAsia"/>
              </w:rPr>
              <w:t>0</w:t>
            </w:r>
            <w:r>
              <w:t>.9501</w:t>
            </w:r>
          </w:p>
        </w:tc>
        <w:tc>
          <w:tcPr>
            <w:tcW w:w="1263" w:type="dxa"/>
            <w:shd w:val="clear" w:color="auto" w:fill="FFE599" w:themeFill="accent4" w:themeFillTint="66"/>
          </w:tcPr>
          <w:p w14:paraId="07185300" w14:textId="7198A69F" w:rsidR="00E232E4" w:rsidRDefault="00E232E4" w:rsidP="000E7DC5">
            <w:pPr>
              <w:widowControl/>
              <w:rPr>
                <w:rFonts w:ascii="Arial" w:hAnsi="Arial" w:cs="Arial"/>
                <w:kern w:val="0"/>
              </w:rPr>
            </w:pPr>
            <w:r>
              <w:rPr>
                <w:rFonts w:hint="eastAsia"/>
              </w:rPr>
              <w:t>0</w:t>
            </w:r>
            <w:r>
              <w:t>.2935</w:t>
            </w:r>
          </w:p>
        </w:tc>
        <w:tc>
          <w:tcPr>
            <w:tcW w:w="1263" w:type="dxa"/>
            <w:shd w:val="clear" w:color="auto" w:fill="FFE599" w:themeFill="accent4" w:themeFillTint="66"/>
          </w:tcPr>
          <w:p w14:paraId="4B34CDE3" w14:textId="083D09B1" w:rsidR="00E232E4" w:rsidRDefault="00E232E4" w:rsidP="000E7DC5">
            <w:pPr>
              <w:widowControl/>
              <w:rPr>
                <w:rFonts w:ascii="Arial" w:hAnsi="Arial" w:cs="Arial"/>
                <w:kern w:val="0"/>
              </w:rPr>
            </w:pPr>
            <w:r w:rsidRPr="00D12AB8">
              <w:t>0.9324</w:t>
            </w:r>
          </w:p>
        </w:tc>
        <w:tc>
          <w:tcPr>
            <w:tcW w:w="1264" w:type="dxa"/>
            <w:shd w:val="clear" w:color="auto" w:fill="FFE599" w:themeFill="accent4" w:themeFillTint="66"/>
          </w:tcPr>
          <w:p w14:paraId="43CB61B8" w14:textId="28A97C61" w:rsidR="00E232E4" w:rsidRDefault="00E232E4" w:rsidP="000E7DC5">
            <w:pPr>
              <w:widowControl/>
              <w:rPr>
                <w:rFonts w:ascii="Arial" w:hAnsi="Arial" w:cs="Arial"/>
                <w:kern w:val="0"/>
              </w:rPr>
            </w:pPr>
            <w:r w:rsidRPr="00D12AB8">
              <w:t>0.2984</w:t>
            </w:r>
          </w:p>
        </w:tc>
        <w:tc>
          <w:tcPr>
            <w:tcW w:w="1264" w:type="dxa"/>
            <w:shd w:val="clear" w:color="auto" w:fill="FFE599" w:themeFill="accent4" w:themeFillTint="66"/>
          </w:tcPr>
          <w:p w14:paraId="6C70AB07" w14:textId="09156E1B" w:rsidR="00E232E4" w:rsidRPr="00B209EB" w:rsidRDefault="00E232E4" w:rsidP="000E7DC5">
            <w:pPr>
              <w:widowControl/>
              <w:rPr>
                <w:rFonts w:ascii="Arial" w:hAnsi="Arial" w:cs="Arial"/>
                <w:color w:val="FF0000"/>
                <w:kern w:val="0"/>
              </w:rPr>
            </w:pPr>
            <w:r w:rsidRPr="00B209EB">
              <w:rPr>
                <w:rFonts w:hint="eastAsia"/>
                <w:color w:val="FF0000"/>
              </w:rPr>
              <w:t>4</w:t>
            </w:r>
            <w:r w:rsidRPr="00B209EB">
              <w:rPr>
                <w:color w:val="FF0000"/>
              </w:rPr>
              <w:t>48.6</w:t>
            </w:r>
          </w:p>
        </w:tc>
      </w:tr>
      <w:tr w:rsidR="00E232E4" w14:paraId="7EB60948" w14:textId="77777777" w:rsidTr="000E7DC5">
        <w:trPr>
          <w:trHeight w:val="489"/>
        </w:trPr>
        <w:tc>
          <w:tcPr>
            <w:tcW w:w="1263" w:type="dxa"/>
            <w:vMerge/>
            <w:shd w:val="clear" w:color="auto" w:fill="FFE599" w:themeFill="accent4" w:themeFillTint="66"/>
          </w:tcPr>
          <w:p w14:paraId="492B34B7" w14:textId="77777777" w:rsidR="00E232E4" w:rsidRDefault="00E232E4" w:rsidP="000E7DC5">
            <w:pPr>
              <w:widowControl/>
              <w:rPr>
                <w:rFonts w:ascii="Arial" w:hAnsi="Arial" w:cs="Arial"/>
                <w:kern w:val="0"/>
              </w:rPr>
            </w:pPr>
          </w:p>
        </w:tc>
        <w:tc>
          <w:tcPr>
            <w:tcW w:w="1263" w:type="dxa"/>
            <w:shd w:val="clear" w:color="auto" w:fill="FFE599" w:themeFill="accent4" w:themeFillTint="66"/>
          </w:tcPr>
          <w:p w14:paraId="199234F6" w14:textId="298ACDE6" w:rsidR="00E232E4" w:rsidRDefault="00E232E4" w:rsidP="000E7DC5">
            <w:pPr>
              <w:widowControl/>
              <w:rPr>
                <w:rFonts w:ascii="Arial" w:hAnsi="Arial" w:cs="Arial"/>
                <w:kern w:val="0"/>
              </w:rPr>
            </w:pPr>
            <w:r>
              <w:rPr>
                <w:rFonts w:ascii="Arial" w:hAnsi="Arial" w:cs="Arial" w:hint="eastAsia"/>
                <w:kern w:val="0"/>
              </w:rPr>
              <w:t>0</w:t>
            </w:r>
            <w:r>
              <w:rPr>
                <w:rFonts w:ascii="Arial" w:hAnsi="Arial" w:cs="Arial"/>
                <w:kern w:val="0"/>
              </w:rPr>
              <w:t>.005</w:t>
            </w:r>
          </w:p>
        </w:tc>
        <w:tc>
          <w:tcPr>
            <w:tcW w:w="1263" w:type="dxa"/>
            <w:shd w:val="clear" w:color="auto" w:fill="FFE599" w:themeFill="accent4" w:themeFillTint="66"/>
          </w:tcPr>
          <w:p w14:paraId="19068B19" w14:textId="162DC59F" w:rsidR="00E232E4" w:rsidRDefault="00E232E4" w:rsidP="000E7DC5">
            <w:pPr>
              <w:widowControl/>
              <w:rPr>
                <w:rFonts w:ascii="Arial" w:hAnsi="Arial" w:cs="Arial"/>
                <w:kern w:val="0"/>
              </w:rPr>
            </w:pPr>
            <w:r w:rsidRPr="004F420B">
              <w:t>0.9809</w:t>
            </w:r>
          </w:p>
        </w:tc>
        <w:tc>
          <w:tcPr>
            <w:tcW w:w="1263" w:type="dxa"/>
            <w:shd w:val="clear" w:color="auto" w:fill="FFE599" w:themeFill="accent4" w:themeFillTint="66"/>
          </w:tcPr>
          <w:p w14:paraId="2B130DBB" w14:textId="750326FF" w:rsidR="00E232E4" w:rsidRDefault="00E232E4" w:rsidP="000E7DC5">
            <w:pPr>
              <w:widowControl/>
              <w:rPr>
                <w:rFonts w:ascii="Arial" w:hAnsi="Arial" w:cs="Arial"/>
                <w:kern w:val="0"/>
              </w:rPr>
            </w:pPr>
            <w:r w:rsidRPr="004F420B">
              <w:t>0.0515</w:t>
            </w:r>
          </w:p>
        </w:tc>
        <w:tc>
          <w:tcPr>
            <w:tcW w:w="1263" w:type="dxa"/>
            <w:shd w:val="clear" w:color="auto" w:fill="FFE599" w:themeFill="accent4" w:themeFillTint="66"/>
          </w:tcPr>
          <w:p w14:paraId="15029BFF" w14:textId="14FBF45C" w:rsidR="00E232E4" w:rsidRDefault="00E232E4" w:rsidP="000E7DC5">
            <w:pPr>
              <w:widowControl/>
              <w:rPr>
                <w:rFonts w:ascii="Arial" w:hAnsi="Arial" w:cs="Arial"/>
                <w:kern w:val="0"/>
              </w:rPr>
            </w:pPr>
            <w:r w:rsidRPr="00D12AB8">
              <w:t>0.9554</w:t>
            </w:r>
          </w:p>
        </w:tc>
        <w:tc>
          <w:tcPr>
            <w:tcW w:w="1263" w:type="dxa"/>
            <w:shd w:val="clear" w:color="auto" w:fill="FFE599" w:themeFill="accent4" w:themeFillTint="66"/>
          </w:tcPr>
          <w:p w14:paraId="2027500B" w14:textId="20DA1A4E" w:rsidR="00E232E4" w:rsidRDefault="00E232E4" w:rsidP="000E7DC5">
            <w:pPr>
              <w:widowControl/>
              <w:rPr>
                <w:rFonts w:ascii="Arial" w:hAnsi="Arial" w:cs="Arial"/>
                <w:kern w:val="0"/>
              </w:rPr>
            </w:pPr>
            <w:r w:rsidRPr="00D12AB8">
              <w:t>0.2057</w:t>
            </w:r>
          </w:p>
        </w:tc>
        <w:tc>
          <w:tcPr>
            <w:tcW w:w="1263" w:type="dxa"/>
            <w:shd w:val="clear" w:color="auto" w:fill="FFE599" w:themeFill="accent4" w:themeFillTint="66"/>
          </w:tcPr>
          <w:p w14:paraId="1F3677A3" w14:textId="6A2FF49B" w:rsidR="00E232E4" w:rsidRDefault="00E232E4" w:rsidP="000E7DC5">
            <w:pPr>
              <w:widowControl/>
              <w:rPr>
                <w:rFonts w:ascii="Arial" w:hAnsi="Arial" w:cs="Arial"/>
                <w:kern w:val="0"/>
              </w:rPr>
            </w:pPr>
            <w:r w:rsidRPr="00B209EB">
              <w:rPr>
                <w:color w:val="FF0000"/>
              </w:rPr>
              <w:t>0.9615</w:t>
            </w:r>
          </w:p>
        </w:tc>
        <w:tc>
          <w:tcPr>
            <w:tcW w:w="1264" w:type="dxa"/>
            <w:shd w:val="clear" w:color="auto" w:fill="FFE599" w:themeFill="accent4" w:themeFillTint="66"/>
          </w:tcPr>
          <w:p w14:paraId="07986031" w14:textId="4CC7C915" w:rsidR="00E232E4" w:rsidRDefault="00E232E4" w:rsidP="000E7DC5">
            <w:pPr>
              <w:widowControl/>
              <w:rPr>
                <w:rFonts w:ascii="Arial" w:hAnsi="Arial" w:cs="Arial"/>
                <w:kern w:val="0"/>
              </w:rPr>
            </w:pPr>
            <w:r w:rsidRPr="00B209EB">
              <w:rPr>
                <w:color w:val="FF0000"/>
              </w:rPr>
              <w:t>0.1539</w:t>
            </w:r>
          </w:p>
        </w:tc>
        <w:tc>
          <w:tcPr>
            <w:tcW w:w="1264" w:type="dxa"/>
            <w:shd w:val="clear" w:color="auto" w:fill="FFE599" w:themeFill="accent4" w:themeFillTint="66"/>
          </w:tcPr>
          <w:p w14:paraId="7BAEDF36" w14:textId="2779FE40" w:rsidR="00E232E4" w:rsidRDefault="00E232E4" w:rsidP="000E7DC5">
            <w:pPr>
              <w:widowControl/>
              <w:rPr>
                <w:rFonts w:ascii="Arial" w:hAnsi="Arial" w:cs="Arial"/>
                <w:kern w:val="0"/>
              </w:rPr>
            </w:pPr>
            <w:r>
              <w:rPr>
                <w:rFonts w:hint="eastAsia"/>
              </w:rPr>
              <w:t>4</w:t>
            </w:r>
            <w:r>
              <w:t>57.7</w:t>
            </w:r>
          </w:p>
        </w:tc>
      </w:tr>
      <w:tr w:rsidR="00E232E4" w14:paraId="459781A8" w14:textId="77777777" w:rsidTr="000E7DC5">
        <w:trPr>
          <w:trHeight w:val="489"/>
        </w:trPr>
        <w:tc>
          <w:tcPr>
            <w:tcW w:w="1263" w:type="dxa"/>
            <w:vMerge/>
            <w:shd w:val="clear" w:color="auto" w:fill="FFE599" w:themeFill="accent4" w:themeFillTint="66"/>
          </w:tcPr>
          <w:p w14:paraId="6B293AB6" w14:textId="77777777" w:rsidR="00E232E4" w:rsidRDefault="00E232E4" w:rsidP="000E7DC5">
            <w:pPr>
              <w:widowControl/>
              <w:rPr>
                <w:rFonts w:ascii="Arial" w:hAnsi="Arial" w:cs="Arial"/>
                <w:kern w:val="0"/>
              </w:rPr>
            </w:pPr>
          </w:p>
        </w:tc>
        <w:tc>
          <w:tcPr>
            <w:tcW w:w="1263" w:type="dxa"/>
            <w:shd w:val="clear" w:color="auto" w:fill="FFE599" w:themeFill="accent4" w:themeFillTint="66"/>
          </w:tcPr>
          <w:p w14:paraId="27BE3B19" w14:textId="4D09AE12" w:rsidR="00E232E4" w:rsidRDefault="00E232E4" w:rsidP="000E7DC5">
            <w:pPr>
              <w:widowControl/>
              <w:rPr>
                <w:rFonts w:ascii="Arial" w:hAnsi="Arial" w:cs="Arial"/>
                <w:kern w:val="0"/>
              </w:rPr>
            </w:pPr>
            <w:r>
              <w:rPr>
                <w:rFonts w:ascii="Arial" w:hAnsi="Arial" w:cs="Arial" w:hint="eastAsia"/>
                <w:kern w:val="0"/>
              </w:rPr>
              <w:t>0</w:t>
            </w:r>
            <w:r>
              <w:rPr>
                <w:rFonts w:ascii="Arial" w:hAnsi="Arial" w:cs="Arial"/>
                <w:kern w:val="0"/>
              </w:rPr>
              <w:t>.001</w:t>
            </w:r>
          </w:p>
        </w:tc>
        <w:tc>
          <w:tcPr>
            <w:tcW w:w="1263" w:type="dxa"/>
            <w:shd w:val="clear" w:color="auto" w:fill="FFE599" w:themeFill="accent4" w:themeFillTint="66"/>
          </w:tcPr>
          <w:p w14:paraId="47EE05F9" w14:textId="0E1BAC01" w:rsidR="00E232E4" w:rsidRDefault="00E232E4" w:rsidP="000E7DC5">
            <w:pPr>
              <w:widowControl/>
              <w:rPr>
                <w:rFonts w:ascii="Arial" w:hAnsi="Arial" w:cs="Arial"/>
                <w:kern w:val="0"/>
              </w:rPr>
            </w:pPr>
            <w:r w:rsidRPr="0087601D">
              <w:t>0.9960</w:t>
            </w:r>
          </w:p>
        </w:tc>
        <w:tc>
          <w:tcPr>
            <w:tcW w:w="1263" w:type="dxa"/>
            <w:shd w:val="clear" w:color="auto" w:fill="FFE599" w:themeFill="accent4" w:themeFillTint="66"/>
          </w:tcPr>
          <w:p w14:paraId="1167FDC6" w14:textId="56A2522B" w:rsidR="00E232E4" w:rsidRDefault="00E232E4" w:rsidP="000E7DC5">
            <w:pPr>
              <w:widowControl/>
              <w:rPr>
                <w:rFonts w:ascii="Arial" w:hAnsi="Arial" w:cs="Arial"/>
                <w:kern w:val="0"/>
              </w:rPr>
            </w:pPr>
            <w:r w:rsidRPr="00F32452">
              <w:t>0.0155</w:t>
            </w:r>
          </w:p>
        </w:tc>
        <w:tc>
          <w:tcPr>
            <w:tcW w:w="1263" w:type="dxa"/>
            <w:shd w:val="clear" w:color="auto" w:fill="FFE599" w:themeFill="accent4" w:themeFillTint="66"/>
          </w:tcPr>
          <w:p w14:paraId="5D7F4003" w14:textId="2C37111E" w:rsidR="00E232E4" w:rsidRDefault="00E232E4" w:rsidP="000E7DC5">
            <w:pPr>
              <w:widowControl/>
              <w:rPr>
                <w:rFonts w:ascii="Arial" w:hAnsi="Arial" w:cs="Arial"/>
                <w:kern w:val="0"/>
              </w:rPr>
            </w:pPr>
            <w:r w:rsidRPr="00F32452">
              <w:t>0.8682</w:t>
            </w:r>
          </w:p>
        </w:tc>
        <w:tc>
          <w:tcPr>
            <w:tcW w:w="1263" w:type="dxa"/>
            <w:shd w:val="clear" w:color="auto" w:fill="FFE599" w:themeFill="accent4" w:themeFillTint="66"/>
          </w:tcPr>
          <w:p w14:paraId="75C79DEF" w14:textId="5798690A" w:rsidR="00E232E4" w:rsidRDefault="00E232E4" w:rsidP="000E7DC5">
            <w:pPr>
              <w:widowControl/>
              <w:rPr>
                <w:rFonts w:ascii="Arial" w:hAnsi="Arial" w:cs="Arial"/>
                <w:kern w:val="0"/>
              </w:rPr>
            </w:pPr>
            <w:r w:rsidRPr="00F32452">
              <w:t>0.4442</w:t>
            </w:r>
          </w:p>
        </w:tc>
        <w:tc>
          <w:tcPr>
            <w:tcW w:w="1263" w:type="dxa"/>
            <w:shd w:val="clear" w:color="auto" w:fill="FFE599" w:themeFill="accent4" w:themeFillTint="66"/>
          </w:tcPr>
          <w:p w14:paraId="0602DAC8" w14:textId="72738477" w:rsidR="00E232E4" w:rsidRPr="00B209EB" w:rsidRDefault="00B209EB" w:rsidP="000E7DC5">
            <w:pPr>
              <w:widowControl/>
              <w:rPr>
                <w:rFonts w:ascii="Arial" w:hAnsi="Arial" w:cs="Arial"/>
                <w:kern w:val="0"/>
              </w:rPr>
            </w:pPr>
            <w:r>
              <w:rPr>
                <w:rFonts w:hint="eastAsia"/>
              </w:rPr>
              <w:t>0</w:t>
            </w:r>
            <w:r>
              <w:t>.8846</w:t>
            </w:r>
          </w:p>
        </w:tc>
        <w:tc>
          <w:tcPr>
            <w:tcW w:w="1264" w:type="dxa"/>
            <w:shd w:val="clear" w:color="auto" w:fill="FFE599" w:themeFill="accent4" w:themeFillTint="66"/>
          </w:tcPr>
          <w:p w14:paraId="368FCEFF" w14:textId="47190282" w:rsidR="00E232E4" w:rsidRDefault="00B209EB" w:rsidP="000E7DC5">
            <w:pPr>
              <w:widowControl/>
              <w:rPr>
                <w:rFonts w:ascii="Arial" w:hAnsi="Arial" w:cs="Arial"/>
                <w:kern w:val="0"/>
              </w:rPr>
            </w:pPr>
            <w:r>
              <w:rPr>
                <w:rFonts w:hint="eastAsia"/>
              </w:rPr>
              <w:t>0</w:t>
            </w:r>
            <w:r>
              <w:t>.3999</w:t>
            </w:r>
          </w:p>
        </w:tc>
        <w:tc>
          <w:tcPr>
            <w:tcW w:w="1264" w:type="dxa"/>
            <w:shd w:val="clear" w:color="auto" w:fill="FFE599" w:themeFill="accent4" w:themeFillTint="66"/>
          </w:tcPr>
          <w:p w14:paraId="4604EA26" w14:textId="5C3E82A1" w:rsidR="00E232E4" w:rsidRDefault="00E232E4" w:rsidP="000E7DC5">
            <w:pPr>
              <w:widowControl/>
              <w:rPr>
                <w:rFonts w:ascii="Arial" w:hAnsi="Arial" w:cs="Arial"/>
                <w:kern w:val="0"/>
              </w:rPr>
            </w:pPr>
            <w:r>
              <w:rPr>
                <w:rFonts w:hint="eastAsia"/>
              </w:rPr>
              <w:t>4</w:t>
            </w:r>
            <w:r>
              <w:t>66.9</w:t>
            </w:r>
          </w:p>
        </w:tc>
      </w:tr>
    </w:tbl>
    <w:p w14:paraId="64B613DE" w14:textId="77777777" w:rsidR="0044211F" w:rsidRPr="00212715" w:rsidRDefault="0087423D" w:rsidP="005B2BAF">
      <w:pPr>
        <w:widowControl/>
        <w:rPr>
          <w:rFonts w:ascii="Arial" w:hAnsi="Arial" w:cs="Arial"/>
          <w:i/>
          <w:iCs/>
          <w:kern w:val="0"/>
          <w:u w:val="single"/>
        </w:rPr>
      </w:pPr>
      <w:r w:rsidRPr="00212715">
        <w:rPr>
          <w:rFonts w:ascii="Arial" w:hAnsi="Arial" w:cs="Arial" w:hint="eastAsia"/>
          <w:i/>
          <w:iCs/>
          <w:kern w:val="0"/>
          <w:u w:val="single"/>
        </w:rPr>
        <w:t>A</w:t>
      </w:r>
      <w:r w:rsidRPr="00212715">
        <w:rPr>
          <w:rFonts w:ascii="Arial" w:hAnsi="Arial" w:cs="Arial"/>
          <w:i/>
          <w:iCs/>
          <w:kern w:val="0"/>
          <w:u w:val="single"/>
        </w:rPr>
        <w:t>ssum</w:t>
      </w:r>
      <w:r w:rsidR="0044211F" w:rsidRPr="00212715">
        <w:rPr>
          <w:rFonts w:ascii="Arial" w:hAnsi="Arial" w:cs="Arial"/>
          <w:i/>
          <w:iCs/>
          <w:kern w:val="0"/>
          <w:u w:val="single"/>
        </w:rPr>
        <w:t>ption:</w:t>
      </w:r>
    </w:p>
    <w:p w14:paraId="021F56E0" w14:textId="73BD315E" w:rsidR="000E7DC5" w:rsidRDefault="0044211F" w:rsidP="005B2BAF">
      <w:pPr>
        <w:widowControl/>
        <w:rPr>
          <w:rFonts w:ascii="Arial" w:hAnsi="Arial" w:cs="Arial"/>
          <w:kern w:val="0"/>
        </w:rPr>
      </w:pPr>
      <w:r>
        <w:rPr>
          <w:rFonts w:ascii="Arial" w:hAnsi="Arial" w:cs="Arial"/>
          <w:kern w:val="0"/>
        </w:rPr>
        <w:t>E</w:t>
      </w:r>
      <w:r w:rsidR="0087423D">
        <w:rPr>
          <w:rFonts w:ascii="Arial" w:hAnsi="Arial" w:cs="Arial"/>
          <w:kern w:val="0"/>
        </w:rPr>
        <w:t>poch = 10</w:t>
      </w:r>
    </w:p>
    <w:p w14:paraId="2087B30F" w14:textId="3D08CE92" w:rsidR="000E7DC5" w:rsidRDefault="0044211F" w:rsidP="005B2BAF">
      <w:pPr>
        <w:widowControl/>
        <w:rPr>
          <w:rFonts w:ascii="Arial" w:hAnsi="Arial" w:cs="Arial"/>
          <w:kern w:val="0"/>
        </w:rPr>
      </w:pPr>
      <w:r>
        <w:rPr>
          <w:rFonts w:ascii="Arial" w:hAnsi="Arial" w:cs="Arial"/>
          <w:kern w:val="0"/>
        </w:rPr>
        <w:t>B</w:t>
      </w:r>
      <w:r w:rsidR="00664E47">
        <w:rPr>
          <w:rFonts w:ascii="Arial" w:hAnsi="Arial" w:cs="Arial"/>
          <w:kern w:val="0"/>
        </w:rPr>
        <w:t>atch</w:t>
      </w:r>
      <w:r>
        <w:rPr>
          <w:rFonts w:ascii="Arial" w:hAnsi="Arial" w:cs="Arial"/>
          <w:kern w:val="0"/>
        </w:rPr>
        <w:t xml:space="preserve"> </w:t>
      </w:r>
      <w:r w:rsidR="00664E47">
        <w:rPr>
          <w:rFonts w:ascii="Arial" w:hAnsi="Arial" w:cs="Arial"/>
          <w:kern w:val="0"/>
        </w:rPr>
        <w:t>size = 128</w:t>
      </w:r>
      <w:r w:rsidR="000E7DC5">
        <w:rPr>
          <w:rFonts w:ascii="Arial" w:hAnsi="Arial" w:cs="Arial"/>
          <w:kern w:val="0"/>
        </w:rPr>
        <w:t xml:space="preserve"> </w:t>
      </w:r>
    </w:p>
    <w:p w14:paraId="33827020" w14:textId="0C007CB2" w:rsidR="00B209EB" w:rsidRDefault="0044211F" w:rsidP="005B2BAF">
      <w:pPr>
        <w:widowControl/>
        <w:rPr>
          <w:rFonts w:ascii="Arial" w:hAnsi="Arial" w:cs="Arial"/>
          <w:kern w:val="0"/>
        </w:rPr>
      </w:pPr>
      <w:r>
        <w:rPr>
          <w:rFonts w:ascii="Arial" w:hAnsi="Arial" w:cs="Arial"/>
          <w:kern w:val="0"/>
        </w:rPr>
        <w:t xml:space="preserve">For </w:t>
      </w:r>
      <w:r w:rsidR="000E7DC5">
        <w:rPr>
          <w:rFonts w:ascii="Arial" w:hAnsi="Arial" w:cs="Arial"/>
          <w:kern w:val="0"/>
        </w:rPr>
        <w:t>Adam, minibatch SGD, RMSprop</w:t>
      </w:r>
      <w:r w:rsidR="007F1E4B">
        <w:rPr>
          <w:rFonts w:ascii="Arial" w:hAnsi="Arial" w:cs="Arial"/>
          <w:kern w:val="0"/>
        </w:rPr>
        <w:t>:</w:t>
      </w:r>
    </w:p>
    <w:p w14:paraId="1407F15C" w14:textId="77777777" w:rsidR="000E7DC5" w:rsidRDefault="000E7DC5" w:rsidP="005B2BAF">
      <w:pPr>
        <w:widowControl/>
        <w:rPr>
          <w:rFonts w:ascii="Arial" w:hAnsi="Arial" w:cs="Arial"/>
          <w:kern w:val="0"/>
        </w:rPr>
      </w:pPr>
    </w:p>
    <w:p w14:paraId="54B7B8DB" w14:textId="5D28C4DF" w:rsidR="00DB43C6" w:rsidRDefault="00B209EB" w:rsidP="005B2BAF">
      <w:pPr>
        <w:widowControl/>
        <w:rPr>
          <w:rFonts w:ascii="Arial" w:hAnsi="Arial" w:cs="Arial"/>
          <w:kern w:val="0"/>
        </w:rPr>
      </w:pPr>
      <w:r>
        <w:rPr>
          <w:rFonts w:ascii="Arial" w:hAnsi="Arial" w:cs="Arial" w:hint="eastAsia"/>
          <w:kern w:val="0"/>
        </w:rPr>
        <w:t>F</w:t>
      </w:r>
      <w:r>
        <w:rPr>
          <w:rFonts w:ascii="Arial" w:hAnsi="Arial" w:cs="Arial"/>
          <w:kern w:val="0"/>
        </w:rPr>
        <w:t>or the SGD</w:t>
      </w:r>
      <w:r w:rsidR="00212715">
        <w:rPr>
          <w:rFonts w:ascii="Arial" w:hAnsi="Arial" w:cs="Arial"/>
          <w:kern w:val="0"/>
        </w:rPr>
        <w:t xml:space="preserve">, </w:t>
      </w:r>
      <w:r w:rsidR="00B40330">
        <w:rPr>
          <w:rFonts w:ascii="Arial" w:hAnsi="Arial" w:cs="Arial"/>
          <w:kern w:val="0"/>
        </w:rPr>
        <w:t>l</w:t>
      </w:r>
      <w:r w:rsidR="00212715">
        <w:rPr>
          <w:rFonts w:ascii="Arial" w:hAnsi="Arial" w:cs="Arial"/>
          <w:kern w:val="0"/>
        </w:rPr>
        <w:t>earning rate</w:t>
      </w:r>
      <w:r w:rsidR="007C057B">
        <w:rPr>
          <w:rFonts w:ascii="Arial" w:hAnsi="Arial" w:cs="Arial"/>
          <w:kern w:val="0"/>
        </w:rPr>
        <w:t xml:space="preserve"> </w:t>
      </w:r>
      <w:r w:rsidR="00B40330">
        <w:rPr>
          <w:rFonts w:ascii="Arial" w:hAnsi="Arial" w:cs="Arial"/>
          <w:kern w:val="0"/>
        </w:rPr>
        <w:t>(LR)</w:t>
      </w:r>
      <w:r w:rsidR="00212715">
        <w:rPr>
          <w:rFonts w:ascii="Arial" w:hAnsi="Arial" w:cs="Arial"/>
          <w:kern w:val="0"/>
        </w:rPr>
        <w:t xml:space="preserve"> is fixed at 0.01</w:t>
      </w:r>
      <w:r w:rsidR="00A91F29">
        <w:rPr>
          <w:rFonts w:ascii="Arial" w:hAnsi="Arial" w:cs="Arial"/>
          <w:kern w:val="0"/>
        </w:rPr>
        <w:t>:</w:t>
      </w:r>
    </w:p>
    <w:p w14:paraId="443A29CF" w14:textId="1051FF54" w:rsidR="00DB43C6" w:rsidRDefault="007E6D49" w:rsidP="005B2BAF">
      <w:pPr>
        <w:widowControl/>
        <w:rPr>
          <w:rFonts w:ascii="Arial" w:hAnsi="Arial" w:cs="Arial"/>
          <w:kern w:val="0"/>
        </w:rPr>
      </w:pPr>
      <w:r>
        <w:rPr>
          <w:rFonts w:ascii="Arial" w:hAnsi="Arial" w:cs="Arial" w:hint="eastAsia"/>
          <w:kern w:val="0"/>
        </w:rPr>
        <w:t>*</w:t>
      </w:r>
      <w:r>
        <w:rPr>
          <w:rFonts w:ascii="Arial" w:hAnsi="Arial" w:cs="Arial"/>
          <w:kern w:val="0"/>
        </w:rPr>
        <w:t xml:space="preserve">*used GPU to accelerate the </w:t>
      </w:r>
      <w:r w:rsidR="00BD29DE">
        <w:rPr>
          <w:rFonts w:ascii="Arial" w:hAnsi="Arial" w:cs="Arial"/>
          <w:kern w:val="0"/>
        </w:rPr>
        <w:t>training process</w:t>
      </w:r>
      <w:r w:rsidR="00EE62EE">
        <w:rPr>
          <w:rFonts w:ascii="Arial" w:hAnsi="Arial" w:cs="Arial"/>
          <w:kern w:val="0"/>
        </w:rPr>
        <w:t>.</w:t>
      </w:r>
    </w:p>
    <w:p w14:paraId="45988640" w14:textId="77777777" w:rsidR="007E6D49" w:rsidRDefault="007E6D49" w:rsidP="005B2BAF">
      <w:pPr>
        <w:widowControl/>
        <w:rPr>
          <w:rFonts w:ascii="Arial" w:hAnsi="Arial" w:cs="Arial"/>
          <w:kern w:val="0"/>
        </w:rPr>
      </w:pPr>
    </w:p>
    <w:tbl>
      <w:tblPr>
        <w:tblStyle w:val="TableGrid"/>
        <w:tblpPr w:leftFromText="180" w:rightFromText="180" w:vertAnchor="page" w:horzAnchor="margin" w:tblpXSpec="center" w:tblpY="8986"/>
        <w:tblW w:w="11381" w:type="dxa"/>
        <w:tblLook w:val="04A0" w:firstRow="1" w:lastRow="0" w:firstColumn="1" w:lastColumn="0" w:noHBand="0" w:noVBand="1"/>
      </w:tblPr>
      <w:tblGrid>
        <w:gridCol w:w="1248"/>
        <w:gridCol w:w="1111"/>
        <w:gridCol w:w="1122"/>
        <w:gridCol w:w="1122"/>
        <w:gridCol w:w="1122"/>
        <w:gridCol w:w="1122"/>
        <w:gridCol w:w="1137"/>
        <w:gridCol w:w="1122"/>
        <w:gridCol w:w="1138"/>
        <w:gridCol w:w="1137"/>
      </w:tblGrid>
      <w:tr w:rsidR="00DB43C6" w14:paraId="52BD2E7E" w14:textId="77777777" w:rsidTr="00DB43C6">
        <w:trPr>
          <w:trHeight w:val="620"/>
        </w:trPr>
        <w:tc>
          <w:tcPr>
            <w:tcW w:w="1248" w:type="dxa"/>
          </w:tcPr>
          <w:p w14:paraId="3D9A6EB0" w14:textId="77777777" w:rsidR="00DB43C6" w:rsidRDefault="00DB43C6" w:rsidP="00DB43C6">
            <w:pPr>
              <w:widowControl/>
              <w:rPr>
                <w:rFonts w:ascii="Arial" w:hAnsi="Arial" w:cs="Arial"/>
                <w:kern w:val="0"/>
              </w:rPr>
            </w:pPr>
            <w:r>
              <w:rPr>
                <w:rFonts w:ascii="Arial" w:hAnsi="Arial" w:cs="Arial" w:hint="eastAsia"/>
                <w:kern w:val="0"/>
              </w:rPr>
              <w:t>O</w:t>
            </w:r>
            <w:r>
              <w:rPr>
                <w:rFonts w:ascii="Arial" w:hAnsi="Arial" w:cs="Arial"/>
                <w:kern w:val="0"/>
              </w:rPr>
              <w:t>ptimizer</w:t>
            </w:r>
          </w:p>
        </w:tc>
        <w:tc>
          <w:tcPr>
            <w:tcW w:w="1111" w:type="dxa"/>
          </w:tcPr>
          <w:p w14:paraId="68952D3A" w14:textId="77777777" w:rsidR="00DB43C6" w:rsidRDefault="00DB43C6" w:rsidP="00DB43C6">
            <w:pPr>
              <w:widowControl/>
              <w:rPr>
                <w:rFonts w:ascii="Arial" w:hAnsi="Arial" w:cs="Arial"/>
                <w:kern w:val="0"/>
              </w:rPr>
            </w:pPr>
            <w:r>
              <w:rPr>
                <w:rFonts w:ascii="Arial" w:hAnsi="Arial" w:cs="Arial" w:hint="eastAsia"/>
                <w:kern w:val="0"/>
              </w:rPr>
              <w:t>L</w:t>
            </w:r>
            <w:r>
              <w:rPr>
                <w:rFonts w:ascii="Arial" w:hAnsi="Arial" w:cs="Arial"/>
                <w:kern w:val="0"/>
              </w:rPr>
              <w:t>R</w:t>
            </w:r>
          </w:p>
        </w:tc>
        <w:tc>
          <w:tcPr>
            <w:tcW w:w="1122" w:type="dxa"/>
          </w:tcPr>
          <w:p w14:paraId="3DF4FB5D" w14:textId="77777777" w:rsidR="00DB43C6" w:rsidRPr="000E7DC5" w:rsidRDefault="00DB43C6" w:rsidP="00DB43C6">
            <w:pPr>
              <w:widowControl/>
              <w:rPr>
                <w:rFonts w:ascii="Arial" w:hAnsi="Arial" w:cs="Arial"/>
                <w:b/>
                <w:bCs/>
                <w:kern w:val="0"/>
              </w:rPr>
            </w:pPr>
            <w:r w:rsidRPr="000E7DC5">
              <w:rPr>
                <w:rFonts w:ascii="Arial" w:hAnsi="Arial" w:cs="Arial" w:hint="eastAsia"/>
                <w:b/>
                <w:bCs/>
                <w:kern w:val="0"/>
              </w:rPr>
              <w:t>E</w:t>
            </w:r>
            <w:r w:rsidRPr="000E7DC5">
              <w:rPr>
                <w:rFonts w:ascii="Arial" w:hAnsi="Arial" w:cs="Arial"/>
                <w:b/>
                <w:bCs/>
                <w:kern w:val="0"/>
              </w:rPr>
              <w:t>poch</w:t>
            </w:r>
          </w:p>
        </w:tc>
        <w:tc>
          <w:tcPr>
            <w:tcW w:w="1122" w:type="dxa"/>
          </w:tcPr>
          <w:p w14:paraId="7A5BEAD6" w14:textId="77777777" w:rsidR="00DB43C6" w:rsidRDefault="00DB43C6" w:rsidP="00DB43C6">
            <w:pPr>
              <w:widowControl/>
              <w:rPr>
                <w:rFonts w:ascii="Arial" w:hAnsi="Arial" w:cs="Arial"/>
                <w:kern w:val="0"/>
              </w:rPr>
            </w:pPr>
            <w:r>
              <w:rPr>
                <w:rFonts w:ascii="Arial" w:hAnsi="Arial" w:cs="Arial" w:hint="eastAsia"/>
                <w:kern w:val="0"/>
              </w:rPr>
              <w:t>T</w:t>
            </w:r>
            <w:r>
              <w:rPr>
                <w:rFonts w:ascii="Arial" w:hAnsi="Arial" w:cs="Arial"/>
                <w:kern w:val="0"/>
              </w:rPr>
              <w:t>rain acc</w:t>
            </w:r>
          </w:p>
        </w:tc>
        <w:tc>
          <w:tcPr>
            <w:tcW w:w="1122" w:type="dxa"/>
          </w:tcPr>
          <w:p w14:paraId="334CFB98" w14:textId="77777777" w:rsidR="00DB43C6" w:rsidRDefault="00DB43C6" w:rsidP="00DB43C6">
            <w:pPr>
              <w:widowControl/>
              <w:rPr>
                <w:rFonts w:ascii="Arial" w:hAnsi="Arial" w:cs="Arial"/>
                <w:kern w:val="0"/>
              </w:rPr>
            </w:pPr>
            <w:r>
              <w:rPr>
                <w:rFonts w:ascii="Arial" w:hAnsi="Arial" w:cs="Arial" w:hint="eastAsia"/>
                <w:kern w:val="0"/>
              </w:rPr>
              <w:t>T</w:t>
            </w:r>
            <w:r>
              <w:rPr>
                <w:rFonts w:ascii="Arial" w:hAnsi="Arial" w:cs="Arial"/>
                <w:kern w:val="0"/>
              </w:rPr>
              <w:t>rain loss</w:t>
            </w:r>
          </w:p>
        </w:tc>
        <w:tc>
          <w:tcPr>
            <w:tcW w:w="1122" w:type="dxa"/>
          </w:tcPr>
          <w:p w14:paraId="2B5CC6C5" w14:textId="77777777" w:rsidR="00DB43C6" w:rsidRDefault="00DB43C6" w:rsidP="00DB43C6">
            <w:pPr>
              <w:widowControl/>
              <w:rPr>
                <w:rFonts w:ascii="Arial" w:hAnsi="Arial" w:cs="Arial"/>
                <w:kern w:val="0"/>
              </w:rPr>
            </w:pPr>
            <w:r>
              <w:rPr>
                <w:rFonts w:ascii="Arial" w:hAnsi="Arial" w:cs="Arial" w:hint="eastAsia"/>
                <w:kern w:val="0"/>
              </w:rPr>
              <w:t>V</w:t>
            </w:r>
            <w:r>
              <w:rPr>
                <w:rFonts w:ascii="Arial" w:hAnsi="Arial" w:cs="Arial"/>
                <w:kern w:val="0"/>
              </w:rPr>
              <w:t>al acc</w:t>
            </w:r>
          </w:p>
        </w:tc>
        <w:tc>
          <w:tcPr>
            <w:tcW w:w="1137" w:type="dxa"/>
          </w:tcPr>
          <w:p w14:paraId="21423129" w14:textId="77777777" w:rsidR="00DB43C6" w:rsidRDefault="00DB43C6" w:rsidP="00DB43C6">
            <w:pPr>
              <w:widowControl/>
              <w:rPr>
                <w:rFonts w:ascii="Arial" w:hAnsi="Arial" w:cs="Arial"/>
                <w:kern w:val="0"/>
              </w:rPr>
            </w:pPr>
            <w:r>
              <w:rPr>
                <w:rFonts w:ascii="Arial" w:hAnsi="Arial" w:cs="Arial" w:hint="eastAsia"/>
                <w:kern w:val="0"/>
              </w:rPr>
              <w:t>V</w:t>
            </w:r>
            <w:r>
              <w:rPr>
                <w:rFonts w:ascii="Arial" w:hAnsi="Arial" w:cs="Arial"/>
                <w:kern w:val="0"/>
              </w:rPr>
              <w:t>al loss</w:t>
            </w:r>
          </w:p>
        </w:tc>
        <w:tc>
          <w:tcPr>
            <w:tcW w:w="1122" w:type="dxa"/>
          </w:tcPr>
          <w:p w14:paraId="0364B137" w14:textId="77777777" w:rsidR="00DB43C6" w:rsidRDefault="00DB43C6" w:rsidP="00DB43C6">
            <w:pPr>
              <w:widowControl/>
              <w:rPr>
                <w:rFonts w:ascii="Arial" w:hAnsi="Arial" w:cs="Arial"/>
                <w:kern w:val="0"/>
              </w:rPr>
            </w:pPr>
            <w:r>
              <w:rPr>
                <w:rFonts w:ascii="Arial" w:hAnsi="Arial" w:cs="Arial" w:hint="eastAsia"/>
                <w:kern w:val="0"/>
              </w:rPr>
              <w:t>T</w:t>
            </w:r>
            <w:r>
              <w:rPr>
                <w:rFonts w:ascii="Arial" w:hAnsi="Arial" w:cs="Arial"/>
                <w:kern w:val="0"/>
              </w:rPr>
              <w:t>est acc</w:t>
            </w:r>
          </w:p>
        </w:tc>
        <w:tc>
          <w:tcPr>
            <w:tcW w:w="1138" w:type="dxa"/>
          </w:tcPr>
          <w:p w14:paraId="48EF2AC0" w14:textId="77777777" w:rsidR="00DB43C6" w:rsidRDefault="00DB43C6" w:rsidP="00DB43C6">
            <w:pPr>
              <w:widowControl/>
              <w:rPr>
                <w:rFonts w:ascii="Arial" w:hAnsi="Arial" w:cs="Arial"/>
                <w:kern w:val="0"/>
              </w:rPr>
            </w:pPr>
            <w:r>
              <w:rPr>
                <w:rFonts w:ascii="Arial" w:hAnsi="Arial" w:cs="Arial" w:hint="eastAsia"/>
                <w:kern w:val="0"/>
              </w:rPr>
              <w:t>T</w:t>
            </w:r>
            <w:r>
              <w:rPr>
                <w:rFonts w:ascii="Arial" w:hAnsi="Arial" w:cs="Arial"/>
                <w:kern w:val="0"/>
              </w:rPr>
              <w:t>est loss</w:t>
            </w:r>
          </w:p>
        </w:tc>
        <w:tc>
          <w:tcPr>
            <w:tcW w:w="1137" w:type="dxa"/>
          </w:tcPr>
          <w:p w14:paraId="1A47E231" w14:textId="77777777" w:rsidR="00DB43C6" w:rsidRDefault="00DB43C6" w:rsidP="00DB43C6">
            <w:pPr>
              <w:widowControl/>
              <w:rPr>
                <w:rFonts w:ascii="Arial" w:hAnsi="Arial" w:cs="Arial"/>
                <w:kern w:val="0"/>
              </w:rPr>
            </w:pPr>
            <w:r>
              <w:rPr>
                <w:rFonts w:ascii="Arial" w:hAnsi="Arial" w:cs="Arial" w:hint="eastAsia"/>
                <w:kern w:val="0"/>
              </w:rPr>
              <w:t>T</w:t>
            </w:r>
            <w:r>
              <w:rPr>
                <w:rFonts w:ascii="Arial" w:hAnsi="Arial" w:cs="Arial"/>
                <w:kern w:val="0"/>
              </w:rPr>
              <w:t>rain time(s)</w:t>
            </w:r>
          </w:p>
        </w:tc>
      </w:tr>
      <w:tr w:rsidR="00DB43C6" w14:paraId="0013DDA4" w14:textId="77777777" w:rsidTr="00DB43C6">
        <w:trPr>
          <w:trHeight w:val="595"/>
        </w:trPr>
        <w:tc>
          <w:tcPr>
            <w:tcW w:w="1248" w:type="dxa"/>
            <w:vMerge w:val="restart"/>
            <w:shd w:val="clear" w:color="auto" w:fill="FFFFFF" w:themeFill="background1"/>
          </w:tcPr>
          <w:p w14:paraId="3EAD768F" w14:textId="77777777" w:rsidR="00DB43C6" w:rsidRDefault="00DB43C6" w:rsidP="00DB43C6">
            <w:pPr>
              <w:widowControl/>
              <w:rPr>
                <w:rFonts w:ascii="Arial" w:hAnsi="Arial" w:cs="Arial"/>
                <w:kern w:val="0"/>
              </w:rPr>
            </w:pPr>
            <w:r>
              <w:rPr>
                <w:rFonts w:ascii="Arial" w:hAnsi="Arial" w:cs="Arial"/>
                <w:kern w:val="0"/>
              </w:rPr>
              <w:t>SGD</w:t>
            </w:r>
          </w:p>
        </w:tc>
        <w:tc>
          <w:tcPr>
            <w:tcW w:w="1111" w:type="dxa"/>
            <w:shd w:val="clear" w:color="auto" w:fill="FFFFFF" w:themeFill="background1"/>
          </w:tcPr>
          <w:p w14:paraId="1FAA1D2C" w14:textId="77777777" w:rsidR="00DB43C6" w:rsidRDefault="00DB43C6" w:rsidP="00DB43C6">
            <w:pPr>
              <w:widowControl/>
              <w:rPr>
                <w:rFonts w:ascii="Arial" w:hAnsi="Arial" w:cs="Arial"/>
                <w:kern w:val="0"/>
              </w:rPr>
            </w:pPr>
            <w:r>
              <w:rPr>
                <w:rFonts w:ascii="Arial" w:hAnsi="Arial" w:cs="Arial" w:hint="eastAsia"/>
                <w:kern w:val="0"/>
              </w:rPr>
              <w:t>0</w:t>
            </w:r>
            <w:r>
              <w:rPr>
                <w:rFonts w:ascii="Arial" w:hAnsi="Arial" w:cs="Arial"/>
                <w:kern w:val="0"/>
              </w:rPr>
              <w:t>.01</w:t>
            </w:r>
          </w:p>
        </w:tc>
        <w:tc>
          <w:tcPr>
            <w:tcW w:w="1122" w:type="dxa"/>
            <w:shd w:val="clear" w:color="auto" w:fill="FFFFFF" w:themeFill="background1"/>
          </w:tcPr>
          <w:p w14:paraId="5C2DF6ED" w14:textId="77777777" w:rsidR="00DB43C6" w:rsidRPr="00F93CCE" w:rsidRDefault="00DB43C6" w:rsidP="00DB43C6">
            <w:pPr>
              <w:widowControl/>
            </w:pPr>
            <w:r>
              <w:rPr>
                <w:rFonts w:hint="eastAsia"/>
              </w:rPr>
              <w:t>1</w:t>
            </w:r>
            <w:r>
              <w:t>0</w:t>
            </w:r>
          </w:p>
        </w:tc>
        <w:tc>
          <w:tcPr>
            <w:tcW w:w="1122" w:type="dxa"/>
            <w:shd w:val="clear" w:color="auto" w:fill="FFFFFF" w:themeFill="background1"/>
          </w:tcPr>
          <w:p w14:paraId="6A66C90C" w14:textId="77777777" w:rsidR="00DB43C6" w:rsidRDefault="00DB43C6" w:rsidP="00DB43C6">
            <w:pPr>
              <w:widowControl/>
              <w:rPr>
                <w:rFonts w:ascii="Arial" w:hAnsi="Arial" w:cs="Arial"/>
                <w:kern w:val="0"/>
              </w:rPr>
            </w:pPr>
            <w:r w:rsidRPr="00F93CCE">
              <w:t>0.5245</w:t>
            </w:r>
          </w:p>
        </w:tc>
        <w:tc>
          <w:tcPr>
            <w:tcW w:w="1122" w:type="dxa"/>
            <w:shd w:val="clear" w:color="auto" w:fill="FFFFFF" w:themeFill="background1"/>
          </w:tcPr>
          <w:p w14:paraId="043BC13B" w14:textId="77777777" w:rsidR="00DB43C6" w:rsidRDefault="00DB43C6" w:rsidP="00DB43C6">
            <w:pPr>
              <w:widowControl/>
              <w:rPr>
                <w:rFonts w:ascii="Arial" w:hAnsi="Arial" w:cs="Arial"/>
                <w:kern w:val="0"/>
              </w:rPr>
            </w:pPr>
            <w:r w:rsidRPr="00F93CCE">
              <w:t>0.6922</w:t>
            </w:r>
          </w:p>
        </w:tc>
        <w:tc>
          <w:tcPr>
            <w:tcW w:w="1122" w:type="dxa"/>
            <w:shd w:val="clear" w:color="auto" w:fill="FFFFFF" w:themeFill="background1"/>
          </w:tcPr>
          <w:p w14:paraId="0370AF2E" w14:textId="77777777" w:rsidR="00DB43C6" w:rsidRDefault="00DB43C6" w:rsidP="00DB43C6">
            <w:pPr>
              <w:widowControl/>
              <w:rPr>
                <w:rFonts w:ascii="Arial" w:hAnsi="Arial" w:cs="Arial"/>
                <w:kern w:val="0"/>
              </w:rPr>
            </w:pPr>
            <w:r w:rsidRPr="00F93CCE">
              <w:t>0.4378</w:t>
            </w:r>
          </w:p>
        </w:tc>
        <w:tc>
          <w:tcPr>
            <w:tcW w:w="1137" w:type="dxa"/>
            <w:shd w:val="clear" w:color="auto" w:fill="FFFFFF" w:themeFill="background1"/>
          </w:tcPr>
          <w:p w14:paraId="14FD3AC6" w14:textId="77777777" w:rsidR="00DB43C6" w:rsidRDefault="00DB43C6" w:rsidP="00DB43C6">
            <w:pPr>
              <w:widowControl/>
              <w:rPr>
                <w:rFonts w:ascii="Arial" w:hAnsi="Arial" w:cs="Arial"/>
                <w:kern w:val="0"/>
              </w:rPr>
            </w:pPr>
            <w:r w:rsidRPr="00F93CCE">
              <w:t>242.5130</w:t>
            </w:r>
          </w:p>
        </w:tc>
        <w:tc>
          <w:tcPr>
            <w:tcW w:w="1122" w:type="dxa"/>
            <w:shd w:val="clear" w:color="auto" w:fill="FFFFFF" w:themeFill="background1"/>
          </w:tcPr>
          <w:p w14:paraId="51C48735" w14:textId="77777777" w:rsidR="00DB43C6" w:rsidRPr="00D466BA" w:rsidRDefault="00DB43C6" w:rsidP="00DB43C6">
            <w:pPr>
              <w:widowControl/>
              <w:rPr>
                <w:rFonts w:ascii="Arial" w:hAnsi="Arial" w:cs="Arial"/>
                <w:b/>
                <w:bCs/>
                <w:kern w:val="0"/>
              </w:rPr>
            </w:pPr>
            <w:r w:rsidRPr="00D466BA">
              <w:rPr>
                <w:b/>
                <w:bCs/>
              </w:rPr>
              <w:t>0.4563</w:t>
            </w:r>
          </w:p>
        </w:tc>
        <w:tc>
          <w:tcPr>
            <w:tcW w:w="1138" w:type="dxa"/>
            <w:shd w:val="clear" w:color="auto" w:fill="FFFFFF" w:themeFill="background1"/>
          </w:tcPr>
          <w:p w14:paraId="7B83EED1" w14:textId="77777777" w:rsidR="00DB43C6" w:rsidRPr="00D466BA" w:rsidRDefault="00DB43C6" w:rsidP="00DB43C6">
            <w:pPr>
              <w:widowControl/>
              <w:rPr>
                <w:rFonts w:ascii="Arial" w:hAnsi="Arial" w:cs="Arial"/>
                <w:b/>
                <w:bCs/>
                <w:kern w:val="0"/>
              </w:rPr>
            </w:pPr>
            <w:r w:rsidRPr="00D466BA">
              <w:rPr>
                <w:b/>
                <w:bCs/>
              </w:rPr>
              <w:t>315.6449</w:t>
            </w:r>
          </w:p>
        </w:tc>
        <w:tc>
          <w:tcPr>
            <w:tcW w:w="1137" w:type="dxa"/>
            <w:shd w:val="clear" w:color="auto" w:fill="FFFFFF" w:themeFill="background1"/>
          </w:tcPr>
          <w:p w14:paraId="0F6DBDB7" w14:textId="77777777" w:rsidR="00DB43C6" w:rsidRPr="00D466BA" w:rsidRDefault="00DB43C6" w:rsidP="00DB43C6">
            <w:pPr>
              <w:widowControl/>
              <w:rPr>
                <w:rFonts w:ascii="Arial" w:hAnsi="Arial" w:cs="Arial"/>
                <w:b/>
                <w:bCs/>
                <w:kern w:val="0"/>
              </w:rPr>
            </w:pPr>
            <w:r w:rsidRPr="00D466BA">
              <w:rPr>
                <w:b/>
                <w:bCs/>
              </w:rPr>
              <w:t>1643.8</w:t>
            </w:r>
          </w:p>
        </w:tc>
      </w:tr>
      <w:tr w:rsidR="00DB43C6" w14:paraId="4BDDDC4F" w14:textId="77777777" w:rsidTr="00DB43C6">
        <w:trPr>
          <w:trHeight w:val="620"/>
        </w:trPr>
        <w:tc>
          <w:tcPr>
            <w:tcW w:w="1248" w:type="dxa"/>
            <w:vMerge/>
            <w:shd w:val="clear" w:color="auto" w:fill="FFFFFF" w:themeFill="background1"/>
          </w:tcPr>
          <w:p w14:paraId="152A8CFC" w14:textId="77777777" w:rsidR="00DB43C6" w:rsidRDefault="00DB43C6" w:rsidP="00DB43C6">
            <w:pPr>
              <w:widowControl/>
              <w:rPr>
                <w:rFonts w:ascii="Arial" w:hAnsi="Arial" w:cs="Arial"/>
                <w:kern w:val="0"/>
              </w:rPr>
            </w:pPr>
          </w:p>
        </w:tc>
        <w:tc>
          <w:tcPr>
            <w:tcW w:w="1111" w:type="dxa"/>
            <w:shd w:val="clear" w:color="auto" w:fill="FFFFFF" w:themeFill="background1"/>
          </w:tcPr>
          <w:p w14:paraId="1C6F6010" w14:textId="77777777" w:rsidR="00DB43C6" w:rsidRDefault="00DB43C6" w:rsidP="00DB43C6">
            <w:pPr>
              <w:widowControl/>
              <w:rPr>
                <w:rFonts w:ascii="Arial" w:hAnsi="Arial" w:cs="Arial"/>
                <w:kern w:val="0"/>
              </w:rPr>
            </w:pPr>
            <w:r>
              <w:rPr>
                <w:rFonts w:ascii="Arial" w:hAnsi="Arial" w:cs="Arial" w:hint="eastAsia"/>
                <w:kern w:val="0"/>
              </w:rPr>
              <w:t>0</w:t>
            </w:r>
            <w:r>
              <w:rPr>
                <w:rFonts w:ascii="Arial" w:hAnsi="Arial" w:cs="Arial"/>
                <w:kern w:val="0"/>
              </w:rPr>
              <w:t>.01</w:t>
            </w:r>
          </w:p>
        </w:tc>
        <w:tc>
          <w:tcPr>
            <w:tcW w:w="1122" w:type="dxa"/>
            <w:shd w:val="clear" w:color="auto" w:fill="FFFFFF" w:themeFill="background1"/>
          </w:tcPr>
          <w:p w14:paraId="77C51600" w14:textId="77777777" w:rsidR="00DB43C6" w:rsidRPr="006068BC" w:rsidRDefault="00DB43C6" w:rsidP="00DB43C6">
            <w:pPr>
              <w:widowControl/>
            </w:pPr>
            <w:r>
              <w:rPr>
                <w:rFonts w:hint="eastAsia"/>
              </w:rPr>
              <w:t>3</w:t>
            </w:r>
            <w:r>
              <w:t>0</w:t>
            </w:r>
          </w:p>
        </w:tc>
        <w:tc>
          <w:tcPr>
            <w:tcW w:w="1122" w:type="dxa"/>
            <w:shd w:val="clear" w:color="auto" w:fill="FFFFFF" w:themeFill="background1"/>
          </w:tcPr>
          <w:p w14:paraId="5EEA03F8" w14:textId="77777777" w:rsidR="00DB43C6" w:rsidRDefault="00DB43C6" w:rsidP="00DB43C6">
            <w:pPr>
              <w:widowControl/>
              <w:rPr>
                <w:rFonts w:ascii="Arial" w:hAnsi="Arial" w:cs="Arial"/>
                <w:kern w:val="0"/>
              </w:rPr>
            </w:pPr>
            <w:r w:rsidRPr="006068BC">
              <w:t>0.5327</w:t>
            </w:r>
          </w:p>
        </w:tc>
        <w:tc>
          <w:tcPr>
            <w:tcW w:w="1122" w:type="dxa"/>
            <w:shd w:val="clear" w:color="auto" w:fill="FFFFFF" w:themeFill="background1"/>
          </w:tcPr>
          <w:p w14:paraId="52A7389B" w14:textId="77777777" w:rsidR="00DB43C6" w:rsidRDefault="00DB43C6" w:rsidP="00DB43C6">
            <w:pPr>
              <w:widowControl/>
              <w:rPr>
                <w:rFonts w:ascii="Arial" w:hAnsi="Arial" w:cs="Arial"/>
                <w:kern w:val="0"/>
              </w:rPr>
            </w:pPr>
            <w:r w:rsidRPr="006068BC">
              <w:t>0.6913</w:t>
            </w:r>
          </w:p>
        </w:tc>
        <w:tc>
          <w:tcPr>
            <w:tcW w:w="1122" w:type="dxa"/>
            <w:shd w:val="clear" w:color="auto" w:fill="FFFFFF" w:themeFill="background1"/>
          </w:tcPr>
          <w:p w14:paraId="74336148" w14:textId="77777777" w:rsidR="00DB43C6" w:rsidRDefault="00DB43C6" w:rsidP="00DB43C6">
            <w:pPr>
              <w:widowControl/>
              <w:rPr>
                <w:rFonts w:ascii="Arial" w:hAnsi="Arial" w:cs="Arial"/>
                <w:kern w:val="0"/>
              </w:rPr>
            </w:pPr>
            <w:r w:rsidRPr="006068BC">
              <w:t>0.4389</w:t>
            </w:r>
          </w:p>
        </w:tc>
        <w:tc>
          <w:tcPr>
            <w:tcW w:w="1137" w:type="dxa"/>
            <w:shd w:val="clear" w:color="auto" w:fill="FFFFFF" w:themeFill="background1"/>
          </w:tcPr>
          <w:p w14:paraId="7227F23A" w14:textId="77777777" w:rsidR="00DB43C6" w:rsidRDefault="00DB43C6" w:rsidP="00DB43C6">
            <w:pPr>
              <w:widowControl/>
              <w:rPr>
                <w:rFonts w:ascii="Arial" w:hAnsi="Arial" w:cs="Arial"/>
                <w:kern w:val="0"/>
              </w:rPr>
            </w:pPr>
            <w:r w:rsidRPr="006068BC">
              <w:t>353.7512</w:t>
            </w:r>
          </w:p>
        </w:tc>
        <w:tc>
          <w:tcPr>
            <w:tcW w:w="1122" w:type="dxa"/>
            <w:shd w:val="clear" w:color="auto" w:fill="FFFFFF" w:themeFill="background1"/>
          </w:tcPr>
          <w:p w14:paraId="01848AA5" w14:textId="77777777" w:rsidR="00DB43C6" w:rsidRPr="00D466BA" w:rsidRDefault="00DB43C6" w:rsidP="00DB43C6">
            <w:pPr>
              <w:widowControl/>
              <w:rPr>
                <w:rFonts w:ascii="Arial" w:hAnsi="Arial" w:cs="Arial"/>
                <w:b/>
                <w:bCs/>
                <w:kern w:val="0"/>
              </w:rPr>
            </w:pPr>
            <w:r w:rsidRPr="00D466BA">
              <w:rPr>
                <w:b/>
                <w:bCs/>
              </w:rPr>
              <w:t>0.4688</w:t>
            </w:r>
          </w:p>
        </w:tc>
        <w:tc>
          <w:tcPr>
            <w:tcW w:w="1138" w:type="dxa"/>
            <w:shd w:val="clear" w:color="auto" w:fill="FFFFFF" w:themeFill="background1"/>
          </w:tcPr>
          <w:p w14:paraId="54C77AE3" w14:textId="77777777" w:rsidR="00DB43C6" w:rsidRPr="00D466BA" w:rsidRDefault="00DB43C6" w:rsidP="00DB43C6">
            <w:pPr>
              <w:widowControl/>
              <w:rPr>
                <w:rFonts w:ascii="Arial" w:hAnsi="Arial" w:cs="Arial"/>
                <w:b/>
                <w:bCs/>
                <w:kern w:val="0"/>
              </w:rPr>
            </w:pPr>
            <w:r w:rsidRPr="00D466BA">
              <w:rPr>
                <w:b/>
                <w:bCs/>
              </w:rPr>
              <w:t>499.7157</w:t>
            </w:r>
          </w:p>
        </w:tc>
        <w:tc>
          <w:tcPr>
            <w:tcW w:w="1137" w:type="dxa"/>
            <w:shd w:val="clear" w:color="auto" w:fill="FFFFFF" w:themeFill="background1"/>
          </w:tcPr>
          <w:p w14:paraId="03C230FC" w14:textId="77777777" w:rsidR="00DB43C6" w:rsidRPr="00D466BA" w:rsidRDefault="00DB43C6" w:rsidP="00DB43C6">
            <w:pPr>
              <w:widowControl/>
              <w:rPr>
                <w:rFonts w:ascii="Arial" w:hAnsi="Arial" w:cs="Arial"/>
                <w:b/>
                <w:bCs/>
                <w:kern w:val="0"/>
              </w:rPr>
            </w:pPr>
            <w:r w:rsidRPr="00D466BA">
              <w:rPr>
                <w:b/>
                <w:bCs/>
              </w:rPr>
              <w:t>7178.8</w:t>
            </w:r>
          </w:p>
        </w:tc>
      </w:tr>
      <w:tr w:rsidR="00DB43C6" w14:paraId="39F66D20" w14:textId="77777777" w:rsidTr="00DB43C6">
        <w:trPr>
          <w:trHeight w:val="620"/>
        </w:trPr>
        <w:tc>
          <w:tcPr>
            <w:tcW w:w="1248" w:type="dxa"/>
            <w:vMerge/>
            <w:shd w:val="clear" w:color="auto" w:fill="FFFFFF" w:themeFill="background1"/>
          </w:tcPr>
          <w:p w14:paraId="19599559" w14:textId="77777777" w:rsidR="00DB43C6" w:rsidRDefault="00DB43C6" w:rsidP="00DB43C6">
            <w:pPr>
              <w:widowControl/>
              <w:rPr>
                <w:rFonts w:ascii="Arial" w:hAnsi="Arial" w:cs="Arial"/>
                <w:kern w:val="0"/>
              </w:rPr>
            </w:pPr>
          </w:p>
        </w:tc>
        <w:tc>
          <w:tcPr>
            <w:tcW w:w="1111" w:type="dxa"/>
            <w:shd w:val="clear" w:color="auto" w:fill="FFFFFF" w:themeFill="background1"/>
          </w:tcPr>
          <w:p w14:paraId="1CC33839" w14:textId="77777777" w:rsidR="00DB43C6" w:rsidRDefault="00DB43C6" w:rsidP="00DB43C6">
            <w:pPr>
              <w:widowControl/>
              <w:rPr>
                <w:rFonts w:ascii="Arial" w:hAnsi="Arial" w:cs="Arial"/>
                <w:kern w:val="0"/>
              </w:rPr>
            </w:pPr>
            <w:r>
              <w:rPr>
                <w:rFonts w:ascii="Arial" w:hAnsi="Arial" w:cs="Arial" w:hint="eastAsia"/>
                <w:kern w:val="0"/>
              </w:rPr>
              <w:t>0</w:t>
            </w:r>
            <w:r>
              <w:rPr>
                <w:rFonts w:ascii="Arial" w:hAnsi="Arial" w:cs="Arial"/>
                <w:kern w:val="0"/>
              </w:rPr>
              <w:t>.01</w:t>
            </w:r>
          </w:p>
        </w:tc>
        <w:tc>
          <w:tcPr>
            <w:tcW w:w="1122" w:type="dxa"/>
            <w:shd w:val="clear" w:color="auto" w:fill="FFFFFF" w:themeFill="background1"/>
          </w:tcPr>
          <w:p w14:paraId="0850A1BA" w14:textId="77777777" w:rsidR="00DB43C6" w:rsidRPr="00B44984" w:rsidRDefault="00DB43C6" w:rsidP="00DB43C6">
            <w:pPr>
              <w:widowControl/>
            </w:pPr>
            <w:r>
              <w:rPr>
                <w:rFonts w:hint="eastAsia"/>
              </w:rPr>
              <w:t>1</w:t>
            </w:r>
            <w:r>
              <w:t>28</w:t>
            </w:r>
          </w:p>
        </w:tc>
        <w:tc>
          <w:tcPr>
            <w:tcW w:w="1122" w:type="dxa"/>
            <w:shd w:val="clear" w:color="auto" w:fill="FFFFFF" w:themeFill="background1"/>
          </w:tcPr>
          <w:p w14:paraId="185906D5" w14:textId="77777777" w:rsidR="00DB43C6" w:rsidRDefault="00DB43C6" w:rsidP="00DB43C6">
            <w:pPr>
              <w:widowControl/>
              <w:rPr>
                <w:rFonts w:ascii="Arial" w:hAnsi="Arial" w:cs="Arial"/>
                <w:kern w:val="0"/>
              </w:rPr>
            </w:pPr>
            <w:r w:rsidRPr="00B44984">
              <w:t>0.5331</w:t>
            </w:r>
          </w:p>
        </w:tc>
        <w:tc>
          <w:tcPr>
            <w:tcW w:w="1122" w:type="dxa"/>
            <w:shd w:val="clear" w:color="auto" w:fill="FFFFFF" w:themeFill="background1"/>
          </w:tcPr>
          <w:p w14:paraId="2A67DDF1" w14:textId="77777777" w:rsidR="00DB43C6" w:rsidRDefault="00DB43C6" w:rsidP="00DB43C6">
            <w:pPr>
              <w:widowControl/>
              <w:rPr>
                <w:rFonts w:ascii="Arial" w:hAnsi="Arial" w:cs="Arial"/>
                <w:kern w:val="0"/>
              </w:rPr>
            </w:pPr>
            <w:r w:rsidRPr="007D2D8A">
              <w:t>0.6912</w:t>
            </w:r>
          </w:p>
        </w:tc>
        <w:tc>
          <w:tcPr>
            <w:tcW w:w="1122" w:type="dxa"/>
            <w:shd w:val="clear" w:color="auto" w:fill="FFFFFF" w:themeFill="background1"/>
          </w:tcPr>
          <w:p w14:paraId="6DBA21BE" w14:textId="77777777" w:rsidR="00DB43C6" w:rsidRDefault="00DB43C6" w:rsidP="00DB43C6">
            <w:pPr>
              <w:widowControl/>
              <w:rPr>
                <w:rFonts w:ascii="Arial" w:hAnsi="Arial" w:cs="Arial"/>
                <w:kern w:val="0"/>
              </w:rPr>
            </w:pPr>
            <w:r w:rsidRPr="007D2D8A">
              <w:t>0.4580</w:t>
            </w:r>
          </w:p>
        </w:tc>
        <w:tc>
          <w:tcPr>
            <w:tcW w:w="1137" w:type="dxa"/>
            <w:shd w:val="clear" w:color="auto" w:fill="FFFFFF" w:themeFill="background1"/>
          </w:tcPr>
          <w:p w14:paraId="18AD62E6" w14:textId="77777777" w:rsidR="00DB43C6" w:rsidRDefault="00DB43C6" w:rsidP="00DB43C6">
            <w:pPr>
              <w:widowControl/>
              <w:rPr>
                <w:rFonts w:ascii="Arial" w:hAnsi="Arial" w:cs="Arial"/>
                <w:kern w:val="0"/>
              </w:rPr>
            </w:pPr>
            <w:r w:rsidRPr="007D2D8A">
              <w:t>374.1743</w:t>
            </w:r>
          </w:p>
        </w:tc>
        <w:tc>
          <w:tcPr>
            <w:tcW w:w="1122" w:type="dxa"/>
            <w:shd w:val="clear" w:color="auto" w:fill="FFFFFF" w:themeFill="background1"/>
          </w:tcPr>
          <w:p w14:paraId="4EB7C22F" w14:textId="77777777" w:rsidR="00DB43C6" w:rsidRPr="00D466BA" w:rsidRDefault="00DB43C6" w:rsidP="00DB43C6">
            <w:pPr>
              <w:widowControl/>
              <w:rPr>
                <w:rFonts w:ascii="Arial" w:hAnsi="Arial" w:cs="Arial"/>
                <w:b/>
                <w:bCs/>
                <w:color w:val="FF0000"/>
                <w:kern w:val="0"/>
              </w:rPr>
            </w:pPr>
            <w:r w:rsidRPr="00D466BA">
              <w:rPr>
                <w:b/>
                <w:bCs/>
              </w:rPr>
              <w:t>0.4574</w:t>
            </w:r>
          </w:p>
        </w:tc>
        <w:tc>
          <w:tcPr>
            <w:tcW w:w="1138" w:type="dxa"/>
            <w:shd w:val="clear" w:color="auto" w:fill="FFFFFF" w:themeFill="background1"/>
          </w:tcPr>
          <w:p w14:paraId="7AA15A7D" w14:textId="77777777" w:rsidR="00DB43C6" w:rsidRPr="00D466BA" w:rsidRDefault="00DB43C6" w:rsidP="00DB43C6">
            <w:pPr>
              <w:widowControl/>
              <w:rPr>
                <w:rFonts w:ascii="Arial" w:hAnsi="Arial" w:cs="Arial"/>
                <w:b/>
                <w:bCs/>
                <w:kern w:val="0"/>
              </w:rPr>
            </w:pPr>
            <w:r w:rsidRPr="00D466BA">
              <w:rPr>
                <w:b/>
                <w:bCs/>
              </w:rPr>
              <w:t>358.6020</w:t>
            </w:r>
          </w:p>
        </w:tc>
        <w:tc>
          <w:tcPr>
            <w:tcW w:w="1137" w:type="dxa"/>
            <w:shd w:val="clear" w:color="auto" w:fill="FFFFFF" w:themeFill="background1"/>
          </w:tcPr>
          <w:p w14:paraId="1B197050" w14:textId="77777777" w:rsidR="00DB43C6" w:rsidRPr="00D466BA" w:rsidRDefault="00DB43C6" w:rsidP="00DB43C6">
            <w:pPr>
              <w:widowControl/>
              <w:rPr>
                <w:rFonts w:ascii="Arial" w:hAnsi="Arial" w:cs="Arial"/>
                <w:b/>
                <w:bCs/>
                <w:kern w:val="0"/>
              </w:rPr>
            </w:pPr>
            <w:r w:rsidRPr="00D466BA">
              <w:rPr>
                <w:b/>
                <w:bCs/>
              </w:rPr>
              <w:t>1982.2**</w:t>
            </w:r>
          </w:p>
        </w:tc>
      </w:tr>
    </w:tbl>
    <w:p w14:paraId="76ECBB44" w14:textId="00A08796" w:rsidR="005F1108" w:rsidRDefault="00B40330" w:rsidP="005B2BAF">
      <w:pPr>
        <w:widowControl/>
        <w:rPr>
          <w:rFonts w:ascii="Arial" w:hAnsi="Arial" w:cs="Arial"/>
          <w:kern w:val="0"/>
        </w:rPr>
      </w:pPr>
      <w:r>
        <w:rPr>
          <w:rFonts w:ascii="Arial" w:hAnsi="Arial" w:cs="Arial"/>
          <w:kern w:val="0"/>
        </w:rPr>
        <w:t xml:space="preserve">From the above table, </w:t>
      </w:r>
      <w:r w:rsidR="00BA0254">
        <w:rPr>
          <w:rFonts w:ascii="Arial" w:hAnsi="Arial" w:cs="Arial"/>
          <w:kern w:val="0"/>
        </w:rPr>
        <w:t>we have the following finding</w:t>
      </w:r>
      <w:r w:rsidR="009C51CD">
        <w:rPr>
          <w:rFonts w:ascii="Arial" w:hAnsi="Arial" w:cs="Arial"/>
          <w:kern w:val="0"/>
        </w:rPr>
        <w:t>s:</w:t>
      </w:r>
    </w:p>
    <w:p w14:paraId="297E2C88" w14:textId="405614BA" w:rsidR="009C51CD" w:rsidRPr="00AF4507" w:rsidRDefault="0028515D" w:rsidP="00DF165C">
      <w:pPr>
        <w:pStyle w:val="ListParagraph"/>
        <w:numPr>
          <w:ilvl w:val="0"/>
          <w:numId w:val="12"/>
        </w:numPr>
        <w:rPr>
          <w:rFonts w:ascii="Arial" w:hAnsi="Arial" w:cs="Arial"/>
          <w:u w:val="single"/>
        </w:rPr>
      </w:pPr>
      <w:r w:rsidRPr="00B96531">
        <w:rPr>
          <w:rFonts w:ascii="Arial" w:hAnsi="Arial" w:cs="Arial"/>
          <w:b/>
          <w:bCs/>
          <w:sz w:val="24"/>
          <w:szCs w:val="24"/>
          <w:u w:val="single"/>
        </w:rPr>
        <w:t>Each</w:t>
      </w:r>
      <w:r w:rsidR="007F67D1" w:rsidRPr="00B96531">
        <w:rPr>
          <w:rFonts w:ascii="Arial" w:hAnsi="Arial" w:cs="Arial"/>
          <w:b/>
          <w:bCs/>
          <w:sz w:val="24"/>
          <w:szCs w:val="24"/>
          <w:u w:val="single"/>
        </w:rPr>
        <w:t xml:space="preserve"> Optimizer</w:t>
      </w:r>
      <w:r w:rsidR="00B46917" w:rsidRPr="00B96531">
        <w:rPr>
          <w:rFonts w:ascii="Arial" w:hAnsi="Arial" w:cs="Arial"/>
          <w:b/>
          <w:bCs/>
          <w:sz w:val="24"/>
          <w:szCs w:val="24"/>
          <w:u w:val="single"/>
        </w:rPr>
        <w:t xml:space="preserve">s </w:t>
      </w:r>
      <w:r w:rsidRPr="00B96531">
        <w:rPr>
          <w:rFonts w:ascii="Arial" w:hAnsi="Arial" w:cs="Arial"/>
          <w:b/>
          <w:bCs/>
          <w:sz w:val="24"/>
          <w:szCs w:val="24"/>
          <w:u w:val="single"/>
        </w:rPr>
        <w:t xml:space="preserve">would have its own best learning rate </w:t>
      </w:r>
      <w:r w:rsidR="00DF165C" w:rsidRPr="00B96531">
        <w:rPr>
          <w:rFonts w:ascii="Arial" w:hAnsi="Arial" w:cs="Arial"/>
          <w:b/>
          <w:bCs/>
          <w:sz w:val="24"/>
          <w:szCs w:val="24"/>
          <w:u w:val="single"/>
        </w:rPr>
        <w:t>combination</w:t>
      </w:r>
      <w:r w:rsidR="00DF165C" w:rsidRPr="00AF4507">
        <w:rPr>
          <w:rFonts w:ascii="Arial" w:hAnsi="Arial" w:cs="Arial"/>
          <w:sz w:val="24"/>
          <w:szCs w:val="24"/>
          <w:u w:val="single"/>
        </w:rPr>
        <w:t>:</w:t>
      </w:r>
    </w:p>
    <w:p w14:paraId="4165F8D7" w14:textId="31977EE8" w:rsidR="00DF165C" w:rsidRDefault="00E30A5A" w:rsidP="00DF165C">
      <w:pPr>
        <w:pStyle w:val="ListParagraph"/>
        <w:ind w:left="480"/>
        <w:rPr>
          <w:rFonts w:ascii="Arial" w:hAnsi="Arial" w:cs="Arial"/>
          <w:sz w:val="24"/>
          <w:szCs w:val="24"/>
        </w:rPr>
      </w:pPr>
      <w:r>
        <w:rPr>
          <w:rFonts w:ascii="Arial" w:hAnsi="Arial" w:cs="Arial"/>
          <w:sz w:val="24"/>
          <w:szCs w:val="24"/>
        </w:rPr>
        <w:t xml:space="preserve">As the table shown, the </w:t>
      </w:r>
      <w:r w:rsidR="00D466BA">
        <w:rPr>
          <w:rFonts w:ascii="Arial" w:hAnsi="Arial" w:cs="Arial"/>
          <w:sz w:val="24"/>
          <w:szCs w:val="24"/>
        </w:rPr>
        <w:t xml:space="preserve">three </w:t>
      </w:r>
      <w:r>
        <w:rPr>
          <w:rFonts w:ascii="Arial" w:hAnsi="Arial" w:cs="Arial"/>
          <w:sz w:val="24"/>
          <w:szCs w:val="24"/>
        </w:rPr>
        <w:t xml:space="preserve">best </w:t>
      </w:r>
      <w:r w:rsidR="0096469B">
        <w:rPr>
          <w:rFonts w:ascii="Arial" w:hAnsi="Arial" w:cs="Arial"/>
          <w:sz w:val="24"/>
          <w:szCs w:val="24"/>
        </w:rPr>
        <w:t>(most accurate) optimizer-l</w:t>
      </w:r>
      <w:r w:rsidR="00D466BA">
        <w:rPr>
          <w:rFonts w:ascii="Arial" w:hAnsi="Arial" w:cs="Arial"/>
          <w:sz w:val="24"/>
          <w:szCs w:val="24"/>
        </w:rPr>
        <w:t>ea</w:t>
      </w:r>
      <w:r w:rsidR="0096469B">
        <w:rPr>
          <w:rFonts w:ascii="Arial" w:hAnsi="Arial" w:cs="Arial"/>
          <w:sz w:val="24"/>
          <w:szCs w:val="24"/>
        </w:rPr>
        <w:t>r</w:t>
      </w:r>
      <w:r w:rsidR="00D466BA">
        <w:rPr>
          <w:rFonts w:ascii="Arial" w:hAnsi="Arial" w:cs="Arial"/>
          <w:sz w:val="24"/>
          <w:szCs w:val="24"/>
        </w:rPr>
        <w:t>ning rate</w:t>
      </w:r>
      <w:r w:rsidR="0096469B">
        <w:rPr>
          <w:rFonts w:ascii="Arial" w:hAnsi="Arial" w:cs="Arial"/>
          <w:sz w:val="24"/>
          <w:szCs w:val="24"/>
        </w:rPr>
        <w:t xml:space="preserve"> combinations </w:t>
      </w:r>
      <w:r w:rsidR="00D466BA">
        <w:rPr>
          <w:rFonts w:ascii="Arial" w:hAnsi="Arial" w:cs="Arial"/>
          <w:sz w:val="24"/>
          <w:szCs w:val="24"/>
        </w:rPr>
        <w:t>are</w:t>
      </w:r>
      <w:r w:rsidR="0096469B">
        <w:rPr>
          <w:rFonts w:ascii="Arial" w:hAnsi="Arial" w:cs="Arial"/>
          <w:sz w:val="24"/>
          <w:szCs w:val="24"/>
        </w:rPr>
        <w:t>:</w:t>
      </w:r>
    </w:p>
    <w:p w14:paraId="6385DD72" w14:textId="31E0D58D" w:rsidR="0096469B" w:rsidRDefault="00D466BA" w:rsidP="00371AFA">
      <w:pPr>
        <w:pStyle w:val="ListParagraph"/>
        <w:ind w:left="480"/>
        <w:jc w:val="center"/>
        <w:rPr>
          <w:rFonts w:ascii="Arial" w:hAnsi="Arial" w:cs="Arial"/>
          <w:sz w:val="24"/>
          <w:szCs w:val="24"/>
        </w:rPr>
      </w:pPr>
      <m:oMathPara>
        <m:oMath>
          <m:r>
            <w:rPr>
              <w:rFonts w:ascii="Cambria Math" w:hAnsi="Cambria Math" w:cs="Arial" w:hint="eastAsia"/>
              <w:sz w:val="24"/>
              <w:szCs w:val="24"/>
            </w:rPr>
            <m:t>[</m:t>
          </m:r>
          <m:r>
            <w:rPr>
              <w:rFonts w:ascii="Cambria Math" w:hAnsi="Cambria Math" w:cs="Arial"/>
              <w:sz w:val="24"/>
              <w:szCs w:val="24"/>
            </w:rPr>
            <m:t>Adam, 0.001], [Minibatch SGD, 0.01], [RMSprop, 0.005]</m:t>
          </m:r>
        </m:oMath>
      </m:oMathPara>
    </w:p>
    <w:p w14:paraId="2A0EBF19" w14:textId="28E9F46F" w:rsidR="00384E30" w:rsidRDefault="00384E30" w:rsidP="00DF165C">
      <w:pPr>
        <w:pStyle w:val="ListParagraph"/>
        <w:ind w:left="480"/>
        <w:rPr>
          <w:rFonts w:ascii="Arial" w:hAnsi="Arial" w:cs="Arial"/>
          <w:sz w:val="24"/>
          <w:szCs w:val="24"/>
        </w:rPr>
      </w:pPr>
    </w:p>
    <w:p w14:paraId="594B7F0E" w14:textId="55F51481" w:rsidR="00DF165C" w:rsidRDefault="00371AFA" w:rsidP="001C4EFD">
      <w:pPr>
        <w:pStyle w:val="ListParagraph"/>
        <w:ind w:left="480"/>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his implies that there is </w:t>
      </w:r>
      <w:r w:rsidR="00D466BA">
        <w:rPr>
          <w:rFonts w:ascii="Arial" w:hAnsi="Arial" w:cs="Arial"/>
          <w:sz w:val="24"/>
          <w:szCs w:val="24"/>
        </w:rPr>
        <w:t>not</w:t>
      </w:r>
      <w:r>
        <w:rPr>
          <w:rFonts w:ascii="Arial" w:hAnsi="Arial" w:cs="Arial"/>
          <w:sz w:val="24"/>
          <w:szCs w:val="24"/>
        </w:rPr>
        <w:t xml:space="preserve"> </w:t>
      </w:r>
      <w:r w:rsidR="00D466BA">
        <w:rPr>
          <w:rFonts w:ascii="Arial" w:hAnsi="Arial" w:cs="Arial"/>
          <w:sz w:val="24"/>
          <w:szCs w:val="24"/>
        </w:rPr>
        <w:t>a</w:t>
      </w:r>
      <w:r>
        <w:rPr>
          <w:rFonts w:ascii="Arial" w:hAnsi="Arial" w:cs="Arial"/>
          <w:sz w:val="24"/>
          <w:szCs w:val="24"/>
        </w:rPr>
        <w:t xml:space="preserve"> universal </w:t>
      </w:r>
      <w:r w:rsidR="00FA70D6">
        <w:rPr>
          <w:rFonts w:ascii="Arial" w:hAnsi="Arial" w:cs="Arial"/>
          <w:sz w:val="24"/>
          <w:szCs w:val="24"/>
        </w:rPr>
        <w:t xml:space="preserve">best learning rate. Each </w:t>
      </w:r>
      <w:r w:rsidR="00D44B87">
        <w:rPr>
          <w:rFonts w:ascii="Arial" w:hAnsi="Arial" w:cs="Arial"/>
          <w:sz w:val="24"/>
          <w:szCs w:val="24"/>
        </w:rPr>
        <w:t>optimizer has it</w:t>
      </w:r>
      <w:r w:rsidR="001C4EFD">
        <w:rPr>
          <w:rFonts w:ascii="Arial" w:hAnsi="Arial" w:cs="Arial"/>
          <w:sz w:val="24"/>
          <w:szCs w:val="24"/>
        </w:rPr>
        <w:t>s</w:t>
      </w:r>
      <w:r w:rsidR="00D44B87">
        <w:rPr>
          <w:rFonts w:ascii="Arial" w:hAnsi="Arial" w:cs="Arial"/>
          <w:sz w:val="24"/>
          <w:szCs w:val="24"/>
        </w:rPr>
        <w:t xml:space="preserve"> own algorithm</w:t>
      </w:r>
      <w:r w:rsidR="00266B6D">
        <w:rPr>
          <w:rFonts w:ascii="Arial" w:hAnsi="Arial" w:cs="Arial"/>
          <w:sz w:val="24"/>
          <w:szCs w:val="24"/>
        </w:rPr>
        <w:t xml:space="preserve"> to minimize the loss function</w:t>
      </w:r>
      <w:r w:rsidR="002C4EC2">
        <w:rPr>
          <w:rFonts w:ascii="Arial" w:hAnsi="Arial" w:cs="Arial"/>
          <w:sz w:val="24"/>
          <w:szCs w:val="24"/>
        </w:rPr>
        <w:t>. T</w:t>
      </w:r>
      <w:r w:rsidR="00266B6D">
        <w:rPr>
          <w:rFonts w:ascii="Arial" w:hAnsi="Arial" w:cs="Arial"/>
          <w:sz w:val="24"/>
          <w:szCs w:val="24"/>
        </w:rPr>
        <w:t>hat</w:t>
      </w:r>
      <w:r w:rsidR="002C4EC2">
        <w:rPr>
          <w:rFonts w:ascii="Arial" w:hAnsi="Arial" w:cs="Arial"/>
          <w:sz w:val="24"/>
          <w:szCs w:val="24"/>
        </w:rPr>
        <w:t xml:space="preserve"> is</w:t>
      </w:r>
      <w:r w:rsidR="00266B6D">
        <w:rPr>
          <w:rFonts w:ascii="Arial" w:hAnsi="Arial" w:cs="Arial"/>
          <w:sz w:val="24"/>
          <w:szCs w:val="24"/>
        </w:rPr>
        <w:t xml:space="preserve"> why </w:t>
      </w:r>
      <w:r w:rsidR="00B01CF0">
        <w:rPr>
          <w:rFonts w:ascii="Arial" w:hAnsi="Arial" w:cs="Arial"/>
          <w:sz w:val="24"/>
          <w:szCs w:val="24"/>
        </w:rPr>
        <w:t xml:space="preserve">by using </w:t>
      </w:r>
      <w:r w:rsidR="00B01CF0">
        <w:rPr>
          <w:rFonts w:ascii="Arial" w:hAnsi="Arial" w:cs="Arial"/>
          <w:sz w:val="24"/>
          <w:szCs w:val="24"/>
        </w:rPr>
        <w:lastRenderedPageBreak/>
        <w:t>different optimizer</w:t>
      </w:r>
      <w:r w:rsidR="00A4590B">
        <w:rPr>
          <w:rFonts w:ascii="Arial" w:hAnsi="Arial" w:cs="Arial"/>
          <w:sz w:val="24"/>
          <w:szCs w:val="24"/>
        </w:rPr>
        <w:t>s</w:t>
      </w:r>
      <w:r w:rsidR="00B01CF0">
        <w:rPr>
          <w:rFonts w:ascii="Arial" w:hAnsi="Arial" w:cs="Arial"/>
          <w:sz w:val="24"/>
          <w:szCs w:val="24"/>
        </w:rPr>
        <w:t xml:space="preserve">, we need to </w:t>
      </w:r>
      <w:r w:rsidR="002C4EC2">
        <w:rPr>
          <w:rFonts w:ascii="Arial" w:hAnsi="Arial" w:cs="Arial"/>
          <w:sz w:val="24"/>
          <w:szCs w:val="24"/>
        </w:rPr>
        <w:t>tune</w:t>
      </w:r>
      <w:r w:rsidR="00B01CF0">
        <w:rPr>
          <w:rFonts w:ascii="Arial" w:hAnsi="Arial" w:cs="Arial"/>
          <w:sz w:val="24"/>
          <w:szCs w:val="24"/>
        </w:rPr>
        <w:t xml:space="preserve"> </w:t>
      </w:r>
      <w:r w:rsidR="002C4EC2">
        <w:rPr>
          <w:rFonts w:ascii="Arial" w:hAnsi="Arial" w:cs="Arial"/>
          <w:sz w:val="24"/>
          <w:szCs w:val="24"/>
        </w:rPr>
        <w:t>the</w:t>
      </w:r>
      <w:r w:rsidR="00B01CF0">
        <w:rPr>
          <w:rFonts w:ascii="Arial" w:hAnsi="Arial" w:cs="Arial"/>
          <w:sz w:val="24"/>
          <w:szCs w:val="24"/>
        </w:rPr>
        <w:t xml:space="preserve"> learning rate </w:t>
      </w:r>
      <w:r w:rsidR="001C4EFD">
        <w:rPr>
          <w:rFonts w:ascii="Arial" w:hAnsi="Arial" w:cs="Arial"/>
          <w:sz w:val="24"/>
          <w:szCs w:val="24"/>
        </w:rPr>
        <w:t xml:space="preserve">vigorously to find out the best model. </w:t>
      </w:r>
      <w:r w:rsidR="00F251C6">
        <w:rPr>
          <w:rFonts w:ascii="Arial" w:hAnsi="Arial" w:cs="Arial"/>
          <w:sz w:val="24"/>
          <w:szCs w:val="24"/>
        </w:rPr>
        <w:t xml:space="preserve">With the page limit of this report, we </w:t>
      </w:r>
      <w:r w:rsidR="0054518F">
        <w:rPr>
          <w:rFonts w:ascii="Arial" w:hAnsi="Arial" w:cs="Arial"/>
          <w:sz w:val="24"/>
          <w:szCs w:val="24"/>
        </w:rPr>
        <w:t xml:space="preserve">merely tune the learning rate with the optimizer. </w:t>
      </w:r>
      <w:r w:rsidR="00053B6E">
        <w:rPr>
          <w:rFonts w:ascii="Arial" w:hAnsi="Arial" w:cs="Arial"/>
          <w:sz w:val="24"/>
          <w:szCs w:val="24"/>
        </w:rPr>
        <w:t xml:space="preserve">But in the actual practice, </w:t>
      </w:r>
      <w:r w:rsidR="00721769">
        <w:rPr>
          <w:rFonts w:ascii="Arial" w:hAnsi="Arial" w:cs="Arial"/>
          <w:sz w:val="24"/>
          <w:szCs w:val="24"/>
        </w:rPr>
        <w:t xml:space="preserve">there are </w:t>
      </w:r>
      <w:r w:rsidR="00053B6E">
        <w:rPr>
          <w:rFonts w:ascii="Arial" w:hAnsi="Arial" w:cs="Arial"/>
          <w:sz w:val="24"/>
          <w:szCs w:val="24"/>
        </w:rPr>
        <w:t xml:space="preserve">many hyperparameters are also </w:t>
      </w:r>
      <w:r w:rsidR="00721769">
        <w:rPr>
          <w:rFonts w:ascii="Arial" w:hAnsi="Arial" w:cs="Arial"/>
          <w:sz w:val="24"/>
          <w:szCs w:val="24"/>
        </w:rPr>
        <w:t xml:space="preserve">need for the researcher to tune such as the </w:t>
      </w:r>
      <w:r w:rsidR="002E71A3">
        <w:rPr>
          <w:rFonts w:ascii="Arial" w:hAnsi="Arial" w:cs="Arial"/>
          <w:sz w:val="24"/>
          <w:szCs w:val="24"/>
        </w:rPr>
        <w:t>momentum and the dropout ratio.</w:t>
      </w:r>
      <w:r w:rsidR="007825BF">
        <w:rPr>
          <w:rFonts w:ascii="Arial" w:hAnsi="Arial" w:cs="Arial"/>
          <w:sz w:val="24"/>
          <w:szCs w:val="24"/>
        </w:rPr>
        <w:t xml:space="preserve"> Therefore, hyperparameter tuning is a complex and important work to be done every single t</w:t>
      </w:r>
      <w:r w:rsidR="00DB43C6">
        <w:rPr>
          <w:rFonts w:ascii="Arial" w:hAnsi="Arial" w:cs="Arial"/>
          <w:sz w:val="24"/>
          <w:szCs w:val="24"/>
        </w:rPr>
        <w:t>ime</w:t>
      </w:r>
      <w:r w:rsidR="007825BF">
        <w:rPr>
          <w:rFonts w:ascii="Arial" w:hAnsi="Arial" w:cs="Arial"/>
          <w:sz w:val="24"/>
          <w:szCs w:val="24"/>
        </w:rPr>
        <w:t>.</w:t>
      </w:r>
    </w:p>
    <w:p w14:paraId="363EB06E" w14:textId="1E034FB1" w:rsidR="00DB43C6" w:rsidRDefault="00DB43C6" w:rsidP="001C4EFD">
      <w:pPr>
        <w:pStyle w:val="ListParagraph"/>
        <w:ind w:left="480"/>
        <w:rPr>
          <w:rFonts w:ascii="Arial" w:hAnsi="Arial" w:cs="Arial"/>
          <w:sz w:val="24"/>
          <w:szCs w:val="24"/>
        </w:rPr>
      </w:pPr>
    </w:p>
    <w:p w14:paraId="3C9492B4" w14:textId="67D39401" w:rsidR="00E97E97" w:rsidRPr="00B96531" w:rsidRDefault="00E97E97" w:rsidP="00F40788">
      <w:pPr>
        <w:pStyle w:val="ListParagraph"/>
        <w:numPr>
          <w:ilvl w:val="0"/>
          <w:numId w:val="12"/>
        </w:numPr>
        <w:rPr>
          <w:rFonts w:ascii="Arial" w:hAnsi="Arial" w:cs="Arial"/>
          <w:b/>
          <w:bCs/>
          <w:sz w:val="24"/>
          <w:szCs w:val="24"/>
          <w:u w:val="single"/>
        </w:rPr>
      </w:pPr>
      <w:r w:rsidRPr="00B96531">
        <w:rPr>
          <w:rFonts w:ascii="Arial" w:hAnsi="Arial" w:cs="Arial"/>
          <w:b/>
          <w:bCs/>
          <w:sz w:val="24"/>
          <w:szCs w:val="24"/>
          <w:u w:val="single"/>
        </w:rPr>
        <w:t>SGD is poorly performed in this study:</w:t>
      </w:r>
    </w:p>
    <w:p w14:paraId="3AE1CED8" w14:textId="5ED098E8" w:rsidR="00F40788" w:rsidRDefault="00F40788" w:rsidP="00F40788">
      <w:pPr>
        <w:pStyle w:val="ListParagraph"/>
        <w:ind w:left="480"/>
        <w:rPr>
          <w:rFonts w:ascii="Arial" w:hAnsi="Arial" w:cs="Arial"/>
          <w:sz w:val="24"/>
          <w:szCs w:val="24"/>
        </w:rPr>
      </w:pPr>
      <w:r w:rsidRPr="00AF4507">
        <w:rPr>
          <w:rFonts w:ascii="Arial" w:hAnsi="Arial" w:cs="Arial"/>
          <w:sz w:val="24"/>
          <w:szCs w:val="24"/>
        </w:rPr>
        <w:t xml:space="preserve">Among all the </w:t>
      </w:r>
      <w:r w:rsidR="004D7237" w:rsidRPr="00AF4507">
        <w:rPr>
          <w:rFonts w:ascii="Arial" w:hAnsi="Arial" w:cs="Arial"/>
          <w:sz w:val="24"/>
          <w:szCs w:val="24"/>
        </w:rPr>
        <w:t>selected optimizers, Adam, minibatch SGD and RMSprop give</w:t>
      </w:r>
      <w:r w:rsidR="00D715F5" w:rsidRPr="00AF4507">
        <w:rPr>
          <w:rFonts w:ascii="Arial" w:hAnsi="Arial" w:cs="Arial"/>
          <w:sz w:val="24"/>
          <w:szCs w:val="24"/>
        </w:rPr>
        <w:t xml:space="preserve"> similar results in terms of test accuracy, test </w:t>
      </w:r>
      <w:r w:rsidR="00335163" w:rsidRPr="00AF4507">
        <w:rPr>
          <w:rFonts w:ascii="Arial" w:hAnsi="Arial" w:cs="Arial"/>
          <w:sz w:val="24"/>
          <w:szCs w:val="24"/>
        </w:rPr>
        <w:t>loss and training time</w:t>
      </w:r>
      <w:r w:rsidR="00E612EC" w:rsidRPr="00AF4507">
        <w:rPr>
          <w:rFonts w:ascii="Arial" w:hAnsi="Arial" w:cs="Arial"/>
          <w:sz w:val="24"/>
          <w:szCs w:val="24"/>
        </w:rPr>
        <w:t>. Adam</w:t>
      </w:r>
      <w:r w:rsidR="008E6621" w:rsidRPr="00AF4507">
        <w:rPr>
          <w:rFonts w:ascii="Arial" w:hAnsi="Arial" w:cs="Arial"/>
          <w:sz w:val="24"/>
          <w:szCs w:val="24"/>
        </w:rPr>
        <w:t xml:space="preserve"> and RMSprop successfully predict the </w:t>
      </w:r>
      <w:r w:rsidR="00EC0E1F" w:rsidRPr="00AF4507">
        <w:rPr>
          <w:rFonts w:ascii="Arial" w:hAnsi="Arial" w:cs="Arial"/>
          <w:sz w:val="24"/>
          <w:szCs w:val="24"/>
        </w:rPr>
        <w:t xml:space="preserve">class label with above 90% accuracy. </w:t>
      </w:r>
      <w:r w:rsidR="00F96B46" w:rsidRPr="00AF4507">
        <w:rPr>
          <w:rFonts w:ascii="Arial" w:hAnsi="Arial" w:cs="Arial"/>
          <w:sz w:val="24"/>
          <w:szCs w:val="24"/>
        </w:rPr>
        <w:t xml:space="preserve">Minibatch SGD </w:t>
      </w:r>
      <w:r w:rsidR="00135009" w:rsidRPr="00AF4507">
        <w:rPr>
          <w:rFonts w:ascii="Arial" w:hAnsi="Arial" w:cs="Arial"/>
          <w:sz w:val="24"/>
          <w:szCs w:val="24"/>
        </w:rPr>
        <w:t xml:space="preserve">prediction </w:t>
      </w:r>
      <w:r w:rsidR="00F96B46" w:rsidRPr="00AF4507">
        <w:rPr>
          <w:rFonts w:ascii="Arial" w:hAnsi="Arial" w:cs="Arial"/>
          <w:sz w:val="24"/>
          <w:szCs w:val="24"/>
        </w:rPr>
        <w:t xml:space="preserve">is </w:t>
      </w:r>
      <w:r w:rsidR="002A768C" w:rsidRPr="00AF4507">
        <w:rPr>
          <w:rFonts w:ascii="Arial" w:hAnsi="Arial" w:cs="Arial"/>
          <w:sz w:val="24"/>
          <w:szCs w:val="24"/>
        </w:rPr>
        <w:t xml:space="preserve">slightly </w:t>
      </w:r>
      <w:r w:rsidR="002E4CEA" w:rsidRPr="00AF4507">
        <w:rPr>
          <w:rFonts w:ascii="Arial" w:hAnsi="Arial" w:cs="Arial"/>
          <w:sz w:val="24"/>
          <w:szCs w:val="24"/>
        </w:rPr>
        <w:t>less good th</w:t>
      </w:r>
      <w:r w:rsidR="00135009" w:rsidRPr="00AF4507">
        <w:rPr>
          <w:rFonts w:ascii="Arial" w:hAnsi="Arial" w:cs="Arial"/>
          <w:sz w:val="24"/>
          <w:szCs w:val="24"/>
        </w:rPr>
        <w:t>a</w:t>
      </w:r>
      <w:r w:rsidR="002E4CEA" w:rsidRPr="00AF4507">
        <w:rPr>
          <w:rFonts w:ascii="Arial" w:hAnsi="Arial" w:cs="Arial"/>
          <w:sz w:val="24"/>
          <w:szCs w:val="24"/>
        </w:rPr>
        <w:t xml:space="preserve">n </w:t>
      </w:r>
      <w:r w:rsidR="00135009" w:rsidRPr="00AF4507">
        <w:rPr>
          <w:rFonts w:ascii="Arial" w:hAnsi="Arial" w:cs="Arial"/>
          <w:sz w:val="24"/>
          <w:szCs w:val="24"/>
        </w:rPr>
        <w:t>theirs</w:t>
      </w:r>
      <w:r w:rsidR="002A0D66" w:rsidRPr="00AF4507">
        <w:rPr>
          <w:rFonts w:ascii="Arial" w:hAnsi="Arial" w:cs="Arial"/>
          <w:sz w:val="24"/>
          <w:szCs w:val="24"/>
        </w:rPr>
        <w:t xml:space="preserve"> due to underfittin</w:t>
      </w:r>
      <w:r w:rsidR="00827460" w:rsidRPr="00AF4507">
        <w:rPr>
          <w:rFonts w:ascii="Arial" w:hAnsi="Arial" w:cs="Arial"/>
          <w:sz w:val="24"/>
          <w:szCs w:val="24"/>
        </w:rPr>
        <w:t>g</w:t>
      </w:r>
      <w:r w:rsidR="002A0D66" w:rsidRPr="00AF4507">
        <w:rPr>
          <w:rFonts w:ascii="Arial" w:hAnsi="Arial" w:cs="Arial"/>
          <w:sz w:val="24"/>
          <w:szCs w:val="24"/>
        </w:rPr>
        <w:t xml:space="preserve"> with epoch = 10.</w:t>
      </w:r>
      <w:r w:rsidR="00827460" w:rsidRPr="00AF4507">
        <w:rPr>
          <w:rFonts w:ascii="Arial" w:hAnsi="Arial" w:cs="Arial"/>
          <w:sz w:val="24"/>
          <w:szCs w:val="24"/>
        </w:rPr>
        <w:t xml:space="preserve"> Yet, it has around </w:t>
      </w:r>
      <w:r w:rsidR="00B32A90" w:rsidRPr="00AF4507">
        <w:rPr>
          <w:rFonts w:ascii="Arial" w:hAnsi="Arial" w:cs="Arial"/>
          <w:sz w:val="24"/>
          <w:szCs w:val="24"/>
        </w:rPr>
        <w:t xml:space="preserve">70 – 80 accuracy. However, </w:t>
      </w:r>
      <w:r w:rsidR="00B40A77" w:rsidRPr="00AF4507">
        <w:rPr>
          <w:rFonts w:ascii="Arial" w:hAnsi="Arial" w:cs="Arial"/>
          <w:sz w:val="24"/>
          <w:szCs w:val="24"/>
        </w:rPr>
        <w:t>SGD cannot converge at epoch = 10</w:t>
      </w:r>
      <w:r w:rsidR="00A043BC" w:rsidRPr="00AF4507">
        <w:rPr>
          <w:rFonts w:ascii="Arial" w:hAnsi="Arial" w:cs="Arial"/>
          <w:sz w:val="24"/>
          <w:szCs w:val="24"/>
        </w:rPr>
        <w:t xml:space="preserve">, </w:t>
      </w:r>
      <w:r w:rsidR="00926332" w:rsidRPr="00AF4507">
        <w:rPr>
          <w:rFonts w:ascii="Arial" w:hAnsi="Arial" w:cs="Arial"/>
          <w:sz w:val="24"/>
          <w:szCs w:val="24"/>
        </w:rPr>
        <w:t>hence</w:t>
      </w:r>
      <w:r w:rsidR="00A043BC" w:rsidRPr="00AF4507">
        <w:rPr>
          <w:rFonts w:ascii="Arial" w:hAnsi="Arial" w:cs="Arial"/>
          <w:sz w:val="24"/>
          <w:szCs w:val="24"/>
        </w:rPr>
        <w:t xml:space="preserve"> at epoch = 128. The accuracy</w:t>
      </w:r>
      <w:r w:rsidR="00926332" w:rsidRPr="00AF4507">
        <w:rPr>
          <w:rFonts w:ascii="Arial" w:hAnsi="Arial" w:cs="Arial"/>
          <w:sz w:val="24"/>
          <w:szCs w:val="24"/>
        </w:rPr>
        <w:t xml:space="preserve"> is</w:t>
      </w:r>
      <w:r w:rsidR="007E6D49" w:rsidRPr="00AF4507">
        <w:rPr>
          <w:rFonts w:ascii="Arial" w:hAnsi="Arial" w:cs="Arial"/>
          <w:sz w:val="24"/>
          <w:szCs w:val="24"/>
        </w:rPr>
        <w:t xml:space="preserve"> below 50% and the training time is a few times</w:t>
      </w:r>
      <w:r w:rsidR="00A54BDE">
        <w:rPr>
          <w:rFonts w:ascii="Arial" w:hAnsi="Arial" w:cs="Arial"/>
          <w:sz w:val="24"/>
          <w:szCs w:val="24"/>
        </w:rPr>
        <w:t xml:space="preserve"> of</w:t>
      </w:r>
      <w:r w:rsidR="007E6D49" w:rsidRPr="00AF4507">
        <w:rPr>
          <w:rFonts w:ascii="Arial" w:hAnsi="Arial" w:cs="Arial"/>
          <w:sz w:val="24"/>
          <w:szCs w:val="24"/>
        </w:rPr>
        <w:t xml:space="preserve"> </w:t>
      </w:r>
      <w:r w:rsidR="00D466BA" w:rsidRPr="00AF4507">
        <w:rPr>
          <w:rFonts w:ascii="Arial" w:hAnsi="Arial" w:cs="Arial"/>
          <w:sz w:val="24"/>
          <w:szCs w:val="24"/>
        </w:rPr>
        <w:t>other</w:t>
      </w:r>
      <w:r w:rsidR="00D466BA">
        <w:rPr>
          <w:rFonts w:ascii="Arial" w:hAnsi="Arial" w:cs="Arial"/>
          <w:sz w:val="24"/>
          <w:szCs w:val="24"/>
        </w:rPr>
        <w:t>s</w:t>
      </w:r>
      <w:r w:rsidR="007E6D49" w:rsidRPr="00AF4507">
        <w:rPr>
          <w:rFonts w:ascii="Arial" w:hAnsi="Arial" w:cs="Arial"/>
          <w:sz w:val="24"/>
          <w:szCs w:val="24"/>
        </w:rPr>
        <w:t>.</w:t>
      </w:r>
      <w:r w:rsidR="00BD29DE" w:rsidRPr="00AF4507">
        <w:rPr>
          <w:rFonts w:ascii="Arial" w:hAnsi="Arial" w:cs="Arial"/>
          <w:sz w:val="24"/>
          <w:szCs w:val="24"/>
        </w:rPr>
        <w:t xml:space="preserve"> </w:t>
      </w:r>
    </w:p>
    <w:p w14:paraId="56F178A5" w14:textId="77777777" w:rsidR="00A54BDE" w:rsidRPr="008B014D" w:rsidRDefault="00A54BDE" w:rsidP="008B014D">
      <w:pPr>
        <w:rPr>
          <w:rFonts w:ascii="Arial" w:hAnsi="Arial" w:cs="Arial" w:hint="eastAsia"/>
        </w:rPr>
      </w:pPr>
    </w:p>
    <w:p w14:paraId="5A02C7ED" w14:textId="77777777" w:rsidR="00AB0BC5" w:rsidRPr="00AF4507" w:rsidRDefault="00AB0BC5" w:rsidP="00F40788">
      <w:pPr>
        <w:pStyle w:val="ListParagraph"/>
        <w:ind w:left="480"/>
        <w:rPr>
          <w:rFonts w:ascii="Arial" w:hAnsi="Arial" w:cs="Arial"/>
          <w:sz w:val="24"/>
          <w:szCs w:val="24"/>
        </w:rPr>
      </w:pPr>
    </w:p>
    <w:p w14:paraId="12FACB0F" w14:textId="61B47C98" w:rsidR="00AB0BC5" w:rsidRPr="00B96531" w:rsidRDefault="00AB0BC5" w:rsidP="00AB0BC5">
      <w:pPr>
        <w:pStyle w:val="ListParagraph"/>
        <w:numPr>
          <w:ilvl w:val="0"/>
          <w:numId w:val="12"/>
        </w:numPr>
        <w:rPr>
          <w:rFonts w:ascii="Arial" w:hAnsi="Arial" w:cs="Arial"/>
          <w:b/>
          <w:bCs/>
          <w:sz w:val="24"/>
          <w:szCs w:val="24"/>
          <w:u w:val="single"/>
        </w:rPr>
      </w:pPr>
      <w:r w:rsidRPr="00B96531">
        <w:rPr>
          <w:rFonts w:ascii="Arial" w:hAnsi="Arial" w:cs="Arial"/>
          <w:b/>
          <w:bCs/>
          <w:sz w:val="24"/>
          <w:szCs w:val="24"/>
          <w:u w:val="single"/>
        </w:rPr>
        <w:t>Convergence rate:</w:t>
      </w:r>
    </w:p>
    <w:p w14:paraId="06BAA4BC" w14:textId="1DE4EDD4" w:rsidR="001613B1" w:rsidRPr="001613B1" w:rsidRDefault="001613B1" w:rsidP="001613B1">
      <w:pPr>
        <w:rPr>
          <w:rFonts w:ascii="Arial" w:hAnsi="Arial" w:cs="Arial"/>
          <w:b/>
          <w:bCs/>
        </w:rPr>
        <w:sectPr w:rsidR="001613B1" w:rsidRPr="001613B1" w:rsidSect="008C7607">
          <w:headerReference w:type="default" r:id="rId13"/>
          <w:pgSz w:w="11900" w:h="16840"/>
          <w:pgMar w:top="1440" w:right="1800" w:bottom="1440" w:left="1800" w:header="851" w:footer="992" w:gutter="0"/>
          <w:cols w:space="425"/>
          <w:docGrid w:type="lines" w:linePitch="360"/>
        </w:sectPr>
      </w:pPr>
    </w:p>
    <w:p w14:paraId="55623D5D" w14:textId="6FC1EABC" w:rsidR="00222CFF" w:rsidRPr="009A0E1C" w:rsidRDefault="00947AB0" w:rsidP="001613B1">
      <w:pPr>
        <w:jc w:val="center"/>
        <w:rPr>
          <w:rFonts w:ascii="Arial" w:hAnsi="Arial" w:cs="Arial"/>
          <w:b/>
          <w:bCs/>
        </w:rPr>
      </w:pPr>
      <w:r w:rsidRPr="009A0E1C">
        <w:rPr>
          <w:rFonts w:ascii="Arial" w:hAnsi="Arial" w:cs="Arial" w:hint="eastAsia"/>
          <w:b/>
          <w:bCs/>
        </w:rPr>
        <w:t>A</w:t>
      </w:r>
      <w:r w:rsidRPr="009A0E1C">
        <w:rPr>
          <w:rFonts w:ascii="Arial" w:hAnsi="Arial" w:cs="Arial"/>
          <w:b/>
          <w:bCs/>
        </w:rPr>
        <w:t>dam</w:t>
      </w:r>
    </w:p>
    <w:p w14:paraId="60AA683B" w14:textId="1E70B5BC" w:rsidR="00CB025A" w:rsidRDefault="00510652" w:rsidP="001613B1">
      <w:pPr>
        <w:pStyle w:val="ListParagraph"/>
        <w:ind w:left="480"/>
        <w:jc w:val="center"/>
        <w:rPr>
          <w:rFonts w:ascii="Arial" w:hAnsi="Arial" w:cs="Arial"/>
          <w:b/>
          <w:bCs/>
          <w:sz w:val="24"/>
          <w:szCs w:val="24"/>
        </w:rPr>
      </w:pPr>
      <w:r>
        <w:rPr>
          <w:rFonts w:ascii="Arial" w:hAnsi="Arial" w:cs="Arial"/>
          <w:b/>
          <w:bCs/>
          <w:i/>
          <w:iCs/>
          <w:sz w:val="24"/>
          <w:szCs w:val="24"/>
        </w:rPr>
        <w:t>Mini-batch SGD</w:t>
      </w:r>
    </w:p>
    <w:p w14:paraId="7BD2EC8B" w14:textId="1F71828F" w:rsidR="001613B1" w:rsidRPr="00222CFF" w:rsidRDefault="001613B1" w:rsidP="00D807DC">
      <w:pPr>
        <w:pStyle w:val="ListParagraph"/>
        <w:ind w:left="480"/>
        <w:rPr>
          <w:rFonts w:ascii="Arial" w:hAnsi="Arial" w:cs="Arial"/>
          <w:b/>
          <w:bCs/>
          <w:sz w:val="24"/>
          <w:szCs w:val="24"/>
        </w:rPr>
        <w:sectPr w:rsidR="001613B1" w:rsidRPr="00222CFF" w:rsidSect="001613B1">
          <w:type w:val="continuous"/>
          <w:pgSz w:w="11900" w:h="16840"/>
          <w:pgMar w:top="1440" w:right="1800" w:bottom="1440" w:left="1800" w:header="851" w:footer="992" w:gutter="0"/>
          <w:cols w:num="2" w:space="425"/>
          <w:docGrid w:type="lines" w:linePitch="360"/>
        </w:sectPr>
      </w:pPr>
    </w:p>
    <w:p w14:paraId="4F571F9D" w14:textId="764CB18A" w:rsidR="008A4659" w:rsidRDefault="00B9680E" w:rsidP="00510652">
      <w:pPr>
        <w:jc w:val="center"/>
        <w:rPr>
          <w:rFonts w:ascii="Arial" w:hAnsi="Arial" w:cs="Arial"/>
          <w:i/>
          <w:iCs/>
        </w:rPr>
      </w:pPr>
      <w:r>
        <w:rPr>
          <w:rFonts w:ascii="Arial" w:hAnsi="Arial" w:cs="Arial"/>
          <w:i/>
          <w:iCs/>
        </w:rPr>
        <w:t>L</w:t>
      </w:r>
      <w:r w:rsidR="00D209A1" w:rsidRPr="009A0E1C">
        <w:rPr>
          <w:rFonts w:ascii="Arial" w:hAnsi="Arial" w:cs="Arial"/>
          <w:i/>
          <w:iCs/>
        </w:rPr>
        <w:t>r =</w:t>
      </w:r>
      <w:r w:rsidR="00D807DC" w:rsidRPr="009A0E1C">
        <w:rPr>
          <w:rFonts w:ascii="Arial" w:hAnsi="Arial" w:cs="Arial"/>
          <w:i/>
          <w:iCs/>
        </w:rPr>
        <w:t xml:space="preserve"> 0.01</w:t>
      </w:r>
    </w:p>
    <w:p w14:paraId="61D70B20" w14:textId="41848824" w:rsidR="00510652" w:rsidRDefault="00DD3EA3" w:rsidP="00510652">
      <w:pPr>
        <w:jc w:val="center"/>
        <w:rPr>
          <w:rFonts w:ascii="Arial" w:hAnsi="Arial" w:cs="Arial"/>
          <w:i/>
          <w:iCs/>
        </w:rPr>
      </w:pPr>
      <w:r>
        <w:rPr>
          <w:rFonts w:ascii="Arial" w:hAnsi="Arial" w:cs="Arial"/>
          <w:i/>
          <w:iCs/>
          <w:noProof/>
        </w:rPr>
        <w:drawing>
          <wp:inline distT="0" distB="0" distL="0" distR="0" wp14:anchorId="1467ACB1" wp14:editId="3AEEE7E5">
            <wp:extent cx="2762250" cy="826430"/>
            <wp:effectExtent l="0" t="0" r="0" b="0"/>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80041" cy="831753"/>
                    </a:xfrm>
                    <a:prstGeom prst="rect">
                      <a:avLst/>
                    </a:prstGeom>
                  </pic:spPr>
                </pic:pic>
              </a:graphicData>
            </a:graphic>
          </wp:inline>
        </w:drawing>
      </w:r>
    </w:p>
    <w:p w14:paraId="4CDC6573" w14:textId="1686DC4D" w:rsidR="00CB025A" w:rsidRDefault="00B9680E" w:rsidP="00510652">
      <w:pPr>
        <w:jc w:val="center"/>
        <w:rPr>
          <w:rFonts w:ascii="Arial" w:hAnsi="Arial" w:cs="Arial"/>
          <w:i/>
          <w:iCs/>
        </w:rPr>
      </w:pPr>
      <w:r>
        <w:rPr>
          <w:rFonts w:ascii="Arial" w:hAnsi="Arial" w:cs="Arial"/>
          <w:i/>
          <w:iCs/>
        </w:rPr>
        <w:t>L</w:t>
      </w:r>
      <w:r w:rsidRPr="009A0E1C">
        <w:rPr>
          <w:rFonts w:ascii="Arial" w:hAnsi="Arial" w:cs="Arial"/>
          <w:i/>
          <w:iCs/>
        </w:rPr>
        <w:t>r</w:t>
      </w:r>
      <w:r w:rsidR="00D209A1" w:rsidRPr="009A0E1C">
        <w:rPr>
          <w:rFonts w:ascii="Arial" w:hAnsi="Arial" w:cs="Arial"/>
          <w:i/>
          <w:iCs/>
        </w:rPr>
        <w:t xml:space="preserve"> = </w:t>
      </w:r>
      <w:r w:rsidR="008A4659" w:rsidRPr="009A0E1C">
        <w:rPr>
          <w:rFonts w:ascii="Arial" w:hAnsi="Arial" w:cs="Arial"/>
          <w:i/>
          <w:iCs/>
        </w:rPr>
        <w:t>0.00</w:t>
      </w:r>
      <w:r w:rsidR="00E0531E" w:rsidRPr="009A0E1C">
        <w:rPr>
          <w:rFonts w:ascii="Arial" w:hAnsi="Arial" w:cs="Arial"/>
          <w:i/>
          <w:iCs/>
        </w:rPr>
        <w:t>5</w:t>
      </w:r>
    </w:p>
    <w:p w14:paraId="7073AE4A" w14:textId="6530CEF7" w:rsidR="00A50C2C" w:rsidRPr="009A0E1C" w:rsidRDefault="006C7151" w:rsidP="00A50C2C">
      <w:pPr>
        <w:jc w:val="center"/>
        <w:rPr>
          <w:rFonts w:ascii="Arial" w:hAnsi="Arial" w:cs="Arial"/>
          <w:i/>
          <w:iCs/>
        </w:rPr>
      </w:pPr>
      <w:r>
        <w:rPr>
          <w:rFonts w:ascii="Arial" w:hAnsi="Arial" w:cs="Arial" w:hint="eastAsia"/>
          <w:i/>
          <w:iCs/>
          <w:noProof/>
        </w:rPr>
        <w:drawing>
          <wp:inline distT="0" distB="0" distL="0" distR="0" wp14:anchorId="522FCD19" wp14:editId="21AC6B8F">
            <wp:extent cx="2762335" cy="819509"/>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9626" cy="821672"/>
                    </a:xfrm>
                    <a:prstGeom prst="rect">
                      <a:avLst/>
                    </a:prstGeom>
                  </pic:spPr>
                </pic:pic>
              </a:graphicData>
            </a:graphic>
          </wp:inline>
        </w:drawing>
      </w:r>
    </w:p>
    <w:p w14:paraId="2AB5880E" w14:textId="6FD037E1" w:rsidR="001613B1" w:rsidRDefault="00B9680E" w:rsidP="00AB0216">
      <w:pPr>
        <w:jc w:val="center"/>
        <w:rPr>
          <w:rFonts w:ascii="Arial" w:hAnsi="Arial" w:cs="Arial"/>
          <w:i/>
          <w:iCs/>
        </w:rPr>
      </w:pPr>
      <w:r>
        <w:rPr>
          <w:rFonts w:ascii="Arial" w:hAnsi="Arial" w:cs="Arial"/>
          <w:i/>
          <w:iCs/>
        </w:rPr>
        <w:t>L</w:t>
      </w:r>
      <w:r w:rsidRPr="009A0E1C">
        <w:rPr>
          <w:rFonts w:ascii="Arial" w:hAnsi="Arial" w:cs="Arial"/>
          <w:i/>
          <w:iCs/>
        </w:rPr>
        <w:t>r</w:t>
      </w:r>
      <w:r w:rsidR="00D209A1" w:rsidRPr="009A0E1C">
        <w:rPr>
          <w:rFonts w:ascii="Arial" w:hAnsi="Arial" w:cs="Arial"/>
          <w:i/>
          <w:iCs/>
        </w:rPr>
        <w:t xml:space="preserve"> = </w:t>
      </w:r>
      <w:r w:rsidR="008A4659" w:rsidRPr="009A0E1C">
        <w:rPr>
          <w:rFonts w:ascii="Arial" w:hAnsi="Arial" w:cs="Arial"/>
          <w:i/>
          <w:iCs/>
        </w:rPr>
        <w:t>0.001</w:t>
      </w:r>
    </w:p>
    <w:p w14:paraId="119AEC86" w14:textId="3C61D35E" w:rsidR="00A50C2C" w:rsidRDefault="00A50C2C" w:rsidP="00AB0216">
      <w:pPr>
        <w:jc w:val="center"/>
        <w:rPr>
          <w:rFonts w:ascii="Arial" w:hAnsi="Arial" w:cs="Arial"/>
          <w:i/>
          <w:iCs/>
        </w:rPr>
      </w:pPr>
      <w:r>
        <w:rPr>
          <w:rFonts w:ascii="Arial" w:hAnsi="Arial" w:cs="Arial" w:hint="eastAsia"/>
          <w:i/>
          <w:iCs/>
          <w:noProof/>
        </w:rPr>
        <w:drawing>
          <wp:inline distT="0" distB="0" distL="0" distR="0" wp14:anchorId="0FF6950B" wp14:editId="3D3F8188">
            <wp:extent cx="2808013" cy="81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817217" cy="822195"/>
                    </a:xfrm>
                    <a:prstGeom prst="rect">
                      <a:avLst/>
                    </a:prstGeom>
                  </pic:spPr>
                </pic:pic>
              </a:graphicData>
            </a:graphic>
          </wp:inline>
        </w:drawing>
      </w:r>
    </w:p>
    <w:p w14:paraId="47D742FE" w14:textId="77777777" w:rsidR="00A50C2C" w:rsidRDefault="00A50C2C" w:rsidP="00510652">
      <w:pPr>
        <w:jc w:val="center"/>
        <w:rPr>
          <w:rFonts w:ascii="Arial" w:hAnsi="Arial" w:cs="Arial"/>
          <w:i/>
          <w:iCs/>
        </w:rPr>
      </w:pPr>
    </w:p>
    <w:p w14:paraId="5571E52E" w14:textId="77777777" w:rsidR="00A50C2C" w:rsidRDefault="00A50C2C" w:rsidP="00DD3EA3">
      <w:pPr>
        <w:jc w:val="center"/>
        <w:rPr>
          <w:rFonts w:ascii="Arial" w:hAnsi="Arial" w:cs="Arial"/>
          <w:i/>
          <w:iCs/>
        </w:rPr>
      </w:pPr>
    </w:p>
    <w:p w14:paraId="11229FDE" w14:textId="50C201DF" w:rsidR="001613B1" w:rsidRDefault="00B9680E" w:rsidP="00510652">
      <w:pPr>
        <w:jc w:val="center"/>
        <w:rPr>
          <w:rFonts w:ascii="Arial" w:hAnsi="Arial" w:cs="Arial"/>
          <w:i/>
          <w:iCs/>
        </w:rPr>
      </w:pPr>
      <w:r>
        <w:rPr>
          <w:rFonts w:ascii="Arial" w:hAnsi="Arial" w:cs="Arial"/>
          <w:i/>
          <w:iCs/>
        </w:rPr>
        <w:t>L</w:t>
      </w:r>
      <w:r w:rsidRPr="009A0E1C">
        <w:rPr>
          <w:rFonts w:ascii="Arial" w:hAnsi="Arial" w:cs="Arial"/>
          <w:i/>
          <w:iCs/>
        </w:rPr>
        <w:t>r</w:t>
      </w:r>
      <w:r w:rsidR="00510652">
        <w:rPr>
          <w:rFonts w:ascii="Arial" w:hAnsi="Arial" w:cs="Arial"/>
          <w:i/>
          <w:iCs/>
        </w:rPr>
        <w:t xml:space="preserve"> = 0.01</w:t>
      </w:r>
    </w:p>
    <w:p w14:paraId="0BEF57CE" w14:textId="418D35F5" w:rsidR="00510652" w:rsidRPr="009A0E1C" w:rsidRDefault="00A50C2C" w:rsidP="00510652">
      <w:pPr>
        <w:jc w:val="center"/>
        <w:rPr>
          <w:rFonts w:ascii="Arial" w:hAnsi="Arial" w:cs="Arial"/>
          <w:i/>
          <w:iCs/>
        </w:rPr>
      </w:pPr>
      <w:r>
        <w:rPr>
          <w:rFonts w:ascii="Arial" w:hAnsi="Arial" w:cs="Arial" w:hint="eastAsia"/>
          <w:i/>
          <w:iCs/>
          <w:noProof/>
        </w:rPr>
        <w:drawing>
          <wp:inline distT="0" distB="0" distL="0" distR="0" wp14:anchorId="615BCF5E" wp14:editId="33E19357">
            <wp:extent cx="2499995" cy="795655"/>
            <wp:effectExtent l="0" t="0" r="0" b="444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995" cy="795655"/>
                    </a:xfrm>
                    <a:prstGeom prst="rect">
                      <a:avLst/>
                    </a:prstGeom>
                  </pic:spPr>
                </pic:pic>
              </a:graphicData>
            </a:graphic>
          </wp:inline>
        </w:drawing>
      </w:r>
    </w:p>
    <w:p w14:paraId="7C6506A9" w14:textId="3E688B3D" w:rsidR="00510652" w:rsidRDefault="00B9680E" w:rsidP="00510652">
      <w:pPr>
        <w:jc w:val="center"/>
        <w:rPr>
          <w:rFonts w:ascii="Arial" w:hAnsi="Arial" w:cs="Arial"/>
          <w:i/>
          <w:iCs/>
        </w:rPr>
      </w:pPr>
      <w:r>
        <w:rPr>
          <w:rFonts w:ascii="Arial" w:hAnsi="Arial" w:cs="Arial"/>
          <w:i/>
          <w:iCs/>
        </w:rPr>
        <w:t>L</w:t>
      </w:r>
      <w:r w:rsidRPr="009A0E1C">
        <w:rPr>
          <w:rFonts w:ascii="Arial" w:hAnsi="Arial" w:cs="Arial"/>
          <w:i/>
          <w:iCs/>
        </w:rPr>
        <w:t>r</w:t>
      </w:r>
      <w:r w:rsidR="001613B1" w:rsidRPr="009A0E1C">
        <w:rPr>
          <w:rFonts w:ascii="Arial" w:hAnsi="Arial" w:cs="Arial"/>
          <w:i/>
          <w:iCs/>
        </w:rPr>
        <w:t xml:space="preserve"> = 0.005</w:t>
      </w:r>
    </w:p>
    <w:p w14:paraId="603FF1EC" w14:textId="19F65DF1" w:rsidR="00510652" w:rsidRDefault="00A50C2C" w:rsidP="00510652">
      <w:pPr>
        <w:jc w:val="center"/>
        <w:rPr>
          <w:rFonts w:ascii="Arial" w:hAnsi="Arial" w:cs="Arial"/>
          <w:i/>
          <w:iCs/>
        </w:rPr>
      </w:pPr>
      <w:r>
        <w:rPr>
          <w:rFonts w:ascii="Arial" w:hAnsi="Arial" w:cs="Arial"/>
          <w:i/>
          <w:iCs/>
          <w:noProof/>
        </w:rPr>
        <w:drawing>
          <wp:inline distT="0" distB="0" distL="0" distR="0" wp14:anchorId="1B7EAF76" wp14:editId="6C832E44">
            <wp:extent cx="2499995" cy="795655"/>
            <wp:effectExtent l="0" t="0" r="0" b="4445"/>
            <wp:docPr id="17" name="Picture 1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770" cy="802267"/>
                    </a:xfrm>
                    <a:prstGeom prst="rect">
                      <a:avLst/>
                    </a:prstGeom>
                  </pic:spPr>
                </pic:pic>
              </a:graphicData>
            </a:graphic>
          </wp:inline>
        </w:drawing>
      </w:r>
    </w:p>
    <w:p w14:paraId="01B47F7C" w14:textId="7389BA67" w:rsidR="00CB025A" w:rsidRDefault="00B9680E" w:rsidP="00510652">
      <w:pPr>
        <w:jc w:val="center"/>
        <w:rPr>
          <w:rFonts w:ascii="Arial" w:hAnsi="Arial" w:cs="Arial"/>
          <w:i/>
          <w:iCs/>
        </w:rPr>
      </w:pPr>
      <w:r>
        <w:rPr>
          <w:rFonts w:ascii="Arial" w:hAnsi="Arial" w:cs="Arial"/>
          <w:i/>
          <w:iCs/>
        </w:rPr>
        <w:t>L</w:t>
      </w:r>
      <w:r w:rsidRPr="009A0E1C">
        <w:rPr>
          <w:rFonts w:ascii="Arial" w:hAnsi="Arial" w:cs="Arial"/>
          <w:i/>
          <w:iCs/>
        </w:rPr>
        <w:t>r</w:t>
      </w:r>
      <w:r w:rsidR="001613B1">
        <w:rPr>
          <w:rFonts w:ascii="Arial" w:hAnsi="Arial" w:cs="Arial"/>
          <w:i/>
          <w:iCs/>
        </w:rPr>
        <w:t xml:space="preserve"> = 0.001</w:t>
      </w:r>
    </w:p>
    <w:p w14:paraId="06766581" w14:textId="2BA3A466" w:rsidR="00A50C2C" w:rsidRDefault="00A50C2C" w:rsidP="00510652">
      <w:pPr>
        <w:jc w:val="center"/>
        <w:rPr>
          <w:rFonts w:ascii="Arial" w:hAnsi="Arial" w:cs="Arial"/>
          <w:i/>
          <w:iCs/>
        </w:rPr>
      </w:pPr>
      <w:r>
        <w:rPr>
          <w:rFonts w:ascii="Arial" w:hAnsi="Arial" w:cs="Arial"/>
          <w:i/>
          <w:iCs/>
          <w:noProof/>
        </w:rPr>
        <w:drawing>
          <wp:inline distT="0" distB="0" distL="0" distR="0" wp14:anchorId="3FE6B5FF" wp14:editId="19F4F2C2">
            <wp:extent cx="2499995" cy="795655"/>
            <wp:effectExtent l="0" t="0" r="0"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9995" cy="795655"/>
                    </a:xfrm>
                    <a:prstGeom prst="rect">
                      <a:avLst/>
                    </a:prstGeom>
                  </pic:spPr>
                </pic:pic>
              </a:graphicData>
            </a:graphic>
          </wp:inline>
        </w:drawing>
      </w:r>
    </w:p>
    <w:p w14:paraId="0E33A79E" w14:textId="6EB203DB" w:rsidR="00A50C2C" w:rsidRDefault="00A50C2C" w:rsidP="00510652">
      <w:pPr>
        <w:jc w:val="center"/>
        <w:rPr>
          <w:rFonts w:ascii="Arial" w:hAnsi="Arial" w:cs="Arial"/>
          <w:i/>
          <w:iCs/>
        </w:rPr>
      </w:pPr>
    </w:p>
    <w:p w14:paraId="3E4ACFE3" w14:textId="5715FD86" w:rsidR="00A50C2C" w:rsidRDefault="00A50C2C" w:rsidP="00510652">
      <w:pPr>
        <w:jc w:val="center"/>
        <w:rPr>
          <w:rFonts w:ascii="Arial" w:hAnsi="Arial" w:cs="Arial"/>
          <w:i/>
          <w:iCs/>
        </w:rPr>
      </w:pPr>
    </w:p>
    <w:p w14:paraId="01ABD127" w14:textId="627DF082" w:rsidR="00A50C2C" w:rsidRPr="003D6DCA" w:rsidRDefault="00DD1B1C" w:rsidP="00085061">
      <w:pPr>
        <w:jc w:val="center"/>
        <w:rPr>
          <w:rFonts w:ascii="Arial" w:hAnsi="Arial" w:cs="Arial"/>
          <w:b/>
          <w:bCs/>
          <w:i/>
          <w:iCs/>
        </w:rPr>
      </w:pPr>
      <w:r w:rsidRPr="003D6DCA">
        <w:rPr>
          <w:rFonts w:ascii="Arial" w:hAnsi="Arial" w:cs="Arial" w:hint="eastAsia"/>
          <w:b/>
          <w:bCs/>
          <w:i/>
          <w:iCs/>
        </w:rPr>
        <w:lastRenderedPageBreak/>
        <w:t>R</w:t>
      </w:r>
      <w:r w:rsidRPr="003D6DCA">
        <w:rPr>
          <w:rFonts w:ascii="Arial" w:hAnsi="Arial" w:cs="Arial"/>
          <w:b/>
          <w:bCs/>
          <w:i/>
          <w:iCs/>
        </w:rPr>
        <w:t>MSprop</w:t>
      </w:r>
    </w:p>
    <w:p w14:paraId="290CBCC1" w14:textId="77777777" w:rsidR="00B9680E" w:rsidRDefault="00B9680E" w:rsidP="00B9680E">
      <w:pPr>
        <w:jc w:val="center"/>
        <w:rPr>
          <w:rFonts w:ascii="Arial" w:hAnsi="Arial" w:cs="Arial"/>
          <w:i/>
          <w:iCs/>
        </w:rPr>
      </w:pPr>
      <w:r>
        <w:rPr>
          <w:rFonts w:ascii="Arial" w:hAnsi="Arial" w:cs="Arial"/>
          <w:i/>
          <w:iCs/>
        </w:rPr>
        <w:t>L</w:t>
      </w:r>
      <w:r w:rsidRPr="009A0E1C">
        <w:rPr>
          <w:rFonts w:ascii="Arial" w:hAnsi="Arial" w:cs="Arial"/>
          <w:i/>
          <w:iCs/>
        </w:rPr>
        <w:t>r = 0.01</w:t>
      </w:r>
    </w:p>
    <w:p w14:paraId="442FC606" w14:textId="489EE256" w:rsidR="00085061" w:rsidRDefault="003D6DCA" w:rsidP="00085061">
      <w:pPr>
        <w:jc w:val="center"/>
        <w:rPr>
          <w:rFonts w:ascii="Arial" w:hAnsi="Arial" w:cs="Arial"/>
          <w:i/>
          <w:iCs/>
        </w:rPr>
      </w:pPr>
      <w:r>
        <w:rPr>
          <w:rFonts w:ascii="Arial" w:hAnsi="Arial" w:cs="Arial"/>
          <w:i/>
          <w:iCs/>
          <w:noProof/>
        </w:rPr>
        <w:drawing>
          <wp:inline distT="0" distB="0" distL="0" distR="0" wp14:anchorId="125DD37D" wp14:editId="3DDEA5E5">
            <wp:extent cx="2499995" cy="80454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99995" cy="804545"/>
                    </a:xfrm>
                    <a:prstGeom prst="rect">
                      <a:avLst/>
                    </a:prstGeom>
                  </pic:spPr>
                </pic:pic>
              </a:graphicData>
            </a:graphic>
          </wp:inline>
        </w:drawing>
      </w:r>
    </w:p>
    <w:p w14:paraId="37DD976F" w14:textId="3EA63DE0" w:rsidR="00B9680E" w:rsidRDefault="00B9680E" w:rsidP="00B9680E">
      <w:pPr>
        <w:jc w:val="center"/>
        <w:rPr>
          <w:rFonts w:ascii="Arial" w:hAnsi="Arial" w:cs="Arial"/>
          <w:i/>
          <w:iCs/>
        </w:rPr>
      </w:pPr>
      <w:r>
        <w:rPr>
          <w:rFonts w:ascii="Arial" w:hAnsi="Arial" w:cs="Arial"/>
          <w:i/>
          <w:iCs/>
        </w:rPr>
        <w:t>L</w:t>
      </w:r>
      <w:r w:rsidRPr="009A0E1C">
        <w:rPr>
          <w:rFonts w:ascii="Arial" w:hAnsi="Arial" w:cs="Arial"/>
          <w:i/>
          <w:iCs/>
        </w:rPr>
        <w:t>r = 0.0</w:t>
      </w:r>
      <w:r>
        <w:rPr>
          <w:rFonts w:ascii="Arial" w:hAnsi="Arial" w:cs="Arial"/>
          <w:i/>
          <w:iCs/>
        </w:rPr>
        <w:t>05</w:t>
      </w:r>
    </w:p>
    <w:p w14:paraId="54751365" w14:textId="2591E0D2" w:rsidR="00085061" w:rsidRDefault="003D6DCA" w:rsidP="00085061">
      <w:pPr>
        <w:jc w:val="center"/>
        <w:rPr>
          <w:rFonts w:ascii="Arial" w:hAnsi="Arial" w:cs="Arial"/>
          <w:i/>
          <w:iCs/>
        </w:rPr>
      </w:pPr>
      <w:r>
        <w:rPr>
          <w:rFonts w:ascii="Arial" w:hAnsi="Arial" w:cs="Arial"/>
          <w:i/>
          <w:iCs/>
          <w:noProof/>
        </w:rPr>
        <w:drawing>
          <wp:inline distT="0" distB="0" distL="0" distR="0" wp14:anchorId="686AAA55" wp14:editId="65B02D67">
            <wp:extent cx="2499995" cy="776605"/>
            <wp:effectExtent l="0" t="0" r="0" b="444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9995" cy="776605"/>
                    </a:xfrm>
                    <a:prstGeom prst="rect">
                      <a:avLst/>
                    </a:prstGeom>
                  </pic:spPr>
                </pic:pic>
              </a:graphicData>
            </a:graphic>
          </wp:inline>
        </w:drawing>
      </w:r>
    </w:p>
    <w:p w14:paraId="4B075690" w14:textId="0AA082E9" w:rsidR="00B9680E" w:rsidRDefault="00B9680E" w:rsidP="00B9680E">
      <w:pPr>
        <w:jc w:val="center"/>
        <w:rPr>
          <w:rFonts w:ascii="Arial" w:hAnsi="Arial" w:cs="Arial"/>
          <w:i/>
          <w:iCs/>
        </w:rPr>
      </w:pPr>
      <w:r>
        <w:rPr>
          <w:rFonts w:ascii="Arial" w:hAnsi="Arial" w:cs="Arial"/>
          <w:i/>
          <w:iCs/>
        </w:rPr>
        <w:t>L</w:t>
      </w:r>
      <w:r w:rsidRPr="009A0E1C">
        <w:rPr>
          <w:rFonts w:ascii="Arial" w:hAnsi="Arial" w:cs="Arial"/>
          <w:i/>
          <w:iCs/>
        </w:rPr>
        <w:t>r = 0.0</w:t>
      </w:r>
      <w:r>
        <w:rPr>
          <w:rFonts w:ascii="Arial" w:hAnsi="Arial" w:cs="Arial"/>
          <w:i/>
          <w:iCs/>
        </w:rPr>
        <w:t>0</w:t>
      </w:r>
      <w:r w:rsidRPr="009A0E1C">
        <w:rPr>
          <w:rFonts w:ascii="Arial" w:hAnsi="Arial" w:cs="Arial"/>
          <w:i/>
          <w:iCs/>
        </w:rPr>
        <w:t>1</w:t>
      </w:r>
    </w:p>
    <w:p w14:paraId="6DD842BE" w14:textId="77777777" w:rsidR="005A16AB" w:rsidRDefault="00606837" w:rsidP="005A16AB">
      <w:pPr>
        <w:jc w:val="center"/>
        <w:rPr>
          <w:rFonts w:ascii="Arial" w:hAnsi="Arial" w:cs="Arial"/>
          <w:b/>
          <w:bCs/>
          <w:i/>
          <w:iCs/>
        </w:rPr>
      </w:pPr>
      <w:r>
        <w:rPr>
          <w:rFonts w:ascii="Arial" w:hAnsi="Arial" w:cs="Arial"/>
          <w:i/>
          <w:iCs/>
          <w:noProof/>
        </w:rPr>
        <w:drawing>
          <wp:inline distT="0" distB="0" distL="0" distR="0" wp14:anchorId="570F1956" wp14:editId="3F6CCFF7">
            <wp:extent cx="2499995" cy="791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2499995" cy="791845"/>
                    </a:xfrm>
                    <a:prstGeom prst="rect">
                      <a:avLst/>
                    </a:prstGeom>
                  </pic:spPr>
                </pic:pic>
              </a:graphicData>
            </a:graphic>
          </wp:inline>
        </w:drawing>
      </w:r>
    </w:p>
    <w:p w14:paraId="16E05C01" w14:textId="1C8569B6" w:rsidR="00606837" w:rsidRPr="005A16AB" w:rsidRDefault="005A16AB" w:rsidP="005A16AB">
      <w:pPr>
        <w:jc w:val="center"/>
        <w:rPr>
          <w:rFonts w:ascii="Arial" w:hAnsi="Arial" w:cs="Arial"/>
          <w:i/>
          <w:iCs/>
        </w:rPr>
      </w:pPr>
      <w:r>
        <w:rPr>
          <w:rFonts w:ascii="Arial" w:hAnsi="Arial" w:cs="Arial"/>
          <w:b/>
          <w:bCs/>
          <w:i/>
          <w:iCs/>
        </w:rPr>
        <w:br w:type="column"/>
      </w:r>
      <w:r w:rsidR="00606837" w:rsidRPr="003D6DCA">
        <w:rPr>
          <w:rFonts w:ascii="Arial" w:hAnsi="Arial" w:cs="Arial" w:hint="eastAsia"/>
          <w:b/>
          <w:bCs/>
          <w:i/>
          <w:iCs/>
        </w:rPr>
        <w:t>S</w:t>
      </w:r>
      <w:r w:rsidR="00606837" w:rsidRPr="003D6DCA">
        <w:rPr>
          <w:rFonts w:ascii="Arial" w:hAnsi="Arial" w:cs="Arial"/>
          <w:b/>
          <w:bCs/>
          <w:i/>
          <w:iCs/>
        </w:rPr>
        <w:t>GD</w:t>
      </w:r>
    </w:p>
    <w:p w14:paraId="1721C3C3" w14:textId="72FF25BB" w:rsidR="00606837" w:rsidRDefault="00606837" w:rsidP="00606837">
      <w:pPr>
        <w:jc w:val="center"/>
        <w:rPr>
          <w:rFonts w:ascii="Arial" w:hAnsi="Arial" w:cs="Arial"/>
          <w:i/>
          <w:iCs/>
        </w:rPr>
      </w:pPr>
      <w:r>
        <w:rPr>
          <w:rFonts w:ascii="Arial" w:hAnsi="Arial" w:cs="Arial"/>
          <w:i/>
          <w:iCs/>
        </w:rPr>
        <w:t>L</w:t>
      </w:r>
      <w:r w:rsidRPr="009A0E1C">
        <w:rPr>
          <w:rFonts w:ascii="Arial" w:hAnsi="Arial" w:cs="Arial"/>
          <w:i/>
          <w:iCs/>
        </w:rPr>
        <w:t>r = 0.01</w:t>
      </w:r>
      <w:r>
        <w:rPr>
          <w:rFonts w:ascii="Arial" w:hAnsi="Arial" w:cs="Arial"/>
          <w:i/>
          <w:iCs/>
        </w:rPr>
        <w:t>, epoch = 10</w:t>
      </w:r>
    </w:p>
    <w:p w14:paraId="41577D5B" w14:textId="64147CC2" w:rsidR="00606837" w:rsidRDefault="009217A4" w:rsidP="00606837">
      <w:pPr>
        <w:jc w:val="center"/>
        <w:rPr>
          <w:rFonts w:ascii="Arial" w:hAnsi="Arial" w:cs="Arial"/>
          <w:i/>
          <w:iCs/>
        </w:rPr>
      </w:pPr>
      <w:r>
        <w:rPr>
          <w:noProof/>
        </w:rPr>
        <w:drawing>
          <wp:inline distT="0" distB="0" distL="0" distR="0" wp14:anchorId="01031192" wp14:editId="244090E5">
            <wp:extent cx="2499995" cy="786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9995" cy="786617"/>
                    </a:xfrm>
                    <a:prstGeom prst="rect">
                      <a:avLst/>
                    </a:prstGeom>
                    <a:noFill/>
                    <a:ln>
                      <a:noFill/>
                    </a:ln>
                  </pic:spPr>
                </pic:pic>
              </a:graphicData>
            </a:graphic>
          </wp:inline>
        </w:drawing>
      </w:r>
    </w:p>
    <w:p w14:paraId="451154E4" w14:textId="5470E0CD" w:rsidR="00606837" w:rsidRDefault="00606837" w:rsidP="00606837">
      <w:pPr>
        <w:jc w:val="center"/>
        <w:rPr>
          <w:rFonts w:ascii="Arial" w:hAnsi="Arial" w:cs="Arial"/>
          <w:i/>
          <w:iCs/>
        </w:rPr>
      </w:pPr>
      <w:r>
        <w:rPr>
          <w:rFonts w:ascii="Arial" w:hAnsi="Arial" w:cs="Arial"/>
          <w:i/>
          <w:iCs/>
        </w:rPr>
        <w:t>L</w:t>
      </w:r>
      <w:r w:rsidRPr="009A0E1C">
        <w:rPr>
          <w:rFonts w:ascii="Arial" w:hAnsi="Arial" w:cs="Arial"/>
          <w:i/>
          <w:iCs/>
        </w:rPr>
        <w:t>r = 0.01</w:t>
      </w:r>
      <w:r>
        <w:rPr>
          <w:rFonts w:ascii="Arial" w:hAnsi="Arial" w:cs="Arial"/>
          <w:i/>
          <w:iCs/>
        </w:rPr>
        <w:t>,</w:t>
      </w:r>
      <w:r w:rsidRPr="003D6DCA">
        <w:rPr>
          <w:rFonts w:ascii="Arial" w:hAnsi="Arial" w:cs="Arial"/>
          <w:i/>
          <w:iCs/>
        </w:rPr>
        <w:t xml:space="preserve"> </w:t>
      </w:r>
      <w:r>
        <w:rPr>
          <w:rFonts w:ascii="Arial" w:hAnsi="Arial" w:cs="Arial"/>
          <w:i/>
          <w:iCs/>
        </w:rPr>
        <w:t>epoch = 30</w:t>
      </w:r>
    </w:p>
    <w:p w14:paraId="096D0306" w14:textId="7E0F94DF" w:rsidR="00606837" w:rsidRDefault="00C62491" w:rsidP="00606837">
      <w:pPr>
        <w:jc w:val="center"/>
        <w:rPr>
          <w:rFonts w:ascii="Arial" w:hAnsi="Arial" w:cs="Arial"/>
          <w:i/>
          <w:iCs/>
        </w:rPr>
      </w:pPr>
      <w:r>
        <w:rPr>
          <w:noProof/>
        </w:rPr>
        <w:drawing>
          <wp:inline distT="0" distB="0" distL="0" distR="0" wp14:anchorId="36CF2DB7" wp14:editId="50DC439C">
            <wp:extent cx="2499995" cy="78068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9995" cy="780684"/>
                    </a:xfrm>
                    <a:prstGeom prst="rect">
                      <a:avLst/>
                    </a:prstGeom>
                    <a:noFill/>
                    <a:ln>
                      <a:noFill/>
                    </a:ln>
                  </pic:spPr>
                </pic:pic>
              </a:graphicData>
            </a:graphic>
          </wp:inline>
        </w:drawing>
      </w:r>
    </w:p>
    <w:p w14:paraId="29210665" w14:textId="77777777" w:rsidR="00606837" w:rsidRDefault="00606837" w:rsidP="00606837">
      <w:pPr>
        <w:jc w:val="center"/>
        <w:rPr>
          <w:rFonts w:ascii="Arial" w:hAnsi="Arial" w:cs="Arial"/>
          <w:i/>
          <w:iCs/>
        </w:rPr>
      </w:pPr>
      <w:r>
        <w:rPr>
          <w:rFonts w:ascii="Arial" w:hAnsi="Arial" w:cs="Arial"/>
          <w:i/>
          <w:iCs/>
        </w:rPr>
        <w:t>L</w:t>
      </w:r>
      <w:r w:rsidRPr="009A0E1C">
        <w:rPr>
          <w:rFonts w:ascii="Arial" w:hAnsi="Arial" w:cs="Arial"/>
          <w:i/>
          <w:iCs/>
        </w:rPr>
        <w:t>r = 0.01</w:t>
      </w:r>
      <w:r>
        <w:rPr>
          <w:rFonts w:ascii="Arial" w:hAnsi="Arial" w:cs="Arial"/>
          <w:i/>
          <w:iCs/>
        </w:rPr>
        <w:t>, epoch = 128</w:t>
      </w:r>
    </w:p>
    <w:p w14:paraId="2CD09547" w14:textId="01C73262" w:rsidR="00CB025A" w:rsidRPr="009A0E1C" w:rsidRDefault="005A16AB" w:rsidP="006A68CB">
      <w:pPr>
        <w:jc w:val="center"/>
        <w:rPr>
          <w:rFonts w:ascii="Arial" w:hAnsi="Arial" w:cs="Arial"/>
          <w:i/>
          <w:iCs/>
        </w:rPr>
      </w:pPr>
      <w:r>
        <w:rPr>
          <w:noProof/>
        </w:rPr>
        <w:drawing>
          <wp:inline distT="0" distB="0" distL="0" distR="0" wp14:anchorId="49C06AA2" wp14:editId="3B2D787B">
            <wp:extent cx="2499995" cy="7866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9995" cy="786617"/>
                    </a:xfrm>
                    <a:prstGeom prst="rect">
                      <a:avLst/>
                    </a:prstGeom>
                    <a:noFill/>
                    <a:ln>
                      <a:noFill/>
                    </a:ln>
                  </pic:spPr>
                </pic:pic>
              </a:graphicData>
            </a:graphic>
          </wp:inline>
        </w:drawing>
      </w:r>
    </w:p>
    <w:p w14:paraId="1E007113" w14:textId="77777777" w:rsidR="001613B1" w:rsidRDefault="001613B1" w:rsidP="00AB0BC5">
      <w:pPr>
        <w:pStyle w:val="ListParagraph"/>
        <w:ind w:left="480"/>
        <w:rPr>
          <w:rFonts w:ascii="Arial" w:hAnsi="Arial" w:cs="Arial"/>
          <w:sz w:val="24"/>
          <w:szCs w:val="24"/>
        </w:rPr>
        <w:sectPr w:rsidR="001613B1" w:rsidSect="001613B1">
          <w:type w:val="continuous"/>
          <w:pgSz w:w="11900" w:h="16840"/>
          <w:pgMar w:top="1440" w:right="1800" w:bottom="1440" w:left="1800" w:header="851" w:footer="992" w:gutter="0"/>
          <w:cols w:num="2" w:space="425"/>
          <w:docGrid w:type="lines" w:linePitch="360"/>
        </w:sectPr>
      </w:pPr>
    </w:p>
    <w:p w14:paraId="4539CCA5" w14:textId="248E7CBE" w:rsidR="00AB0BC5" w:rsidRPr="00AF4507" w:rsidRDefault="000C197B" w:rsidP="00AB0BC5">
      <w:pPr>
        <w:pStyle w:val="ListParagraph"/>
        <w:ind w:left="480"/>
        <w:rPr>
          <w:rFonts w:ascii="Arial" w:hAnsi="Arial" w:cs="Arial"/>
          <w:sz w:val="24"/>
          <w:szCs w:val="24"/>
        </w:rPr>
      </w:pPr>
      <w:r w:rsidRPr="00AF4507">
        <w:rPr>
          <w:rFonts w:ascii="Arial" w:hAnsi="Arial" w:cs="Arial"/>
          <w:sz w:val="24"/>
          <w:szCs w:val="24"/>
        </w:rPr>
        <w:t>As we can see, Adam and RMSprop</w:t>
      </w:r>
      <w:r w:rsidR="007A4F45" w:rsidRPr="00AF4507">
        <w:rPr>
          <w:rFonts w:ascii="Arial" w:hAnsi="Arial" w:cs="Arial"/>
          <w:sz w:val="24"/>
          <w:szCs w:val="24"/>
        </w:rPr>
        <w:t xml:space="preserve"> </w:t>
      </w:r>
      <w:r w:rsidR="008106D7" w:rsidRPr="00AF4507">
        <w:rPr>
          <w:rFonts w:ascii="Arial" w:hAnsi="Arial" w:cs="Arial"/>
          <w:sz w:val="24"/>
          <w:szCs w:val="24"/>
        </w:rPr>
        <w:t>has the fastest convergence rate</w:t>
      </w:r>
      <w:r w:rsidR="00410CFA" w:rsidRPr="00AF4507">
        <w:rPr>
          <w:rFonts w:ascii="Arial" w:hAnsi="Arial" w:cs="Arial"/>
          <w:sz w:val="24"/>
          <w:szCs w:val="24"/>
        </w:rPr>
        <w:t xml:space="preserve">. </w:t>
      </w:r>
      <w:r w:rsidR="00AA3122" w:rsidRPr="00AF4507">
        <w:rPr>
          <w:rFonts w:ascii="Arial" w:hAnsi="Arial" w:cs="Arial"/>
          <w:sz w:val="24"/>
          <w:szCs w:val="24"/>
        </w:rPr>
        <w:t>Mini-batch SGD also show the tendency to converge. However, for the</w:t>
      </w:r>
      <w:r w:rsidR="000012B3" w:rsidRPr="00AF4507">
        <w:rPr>
          <w:rFonts w:ascii="Arial" w:hAnsi="Arial" w:cs="Arial"/>
          <w:sz w:val="24"/>
          <w:szCs w:val="24"/>
        </w:rPr>
        <w:t xml:space="preserve"> conver</w:t>
      </w:r>
      <w:r w:rsidR="001F4D28" w:rsidRPr="00AF4507">
        <w:rPr>
          <w:rFonts w:ascii="Arial" w:hAnsi="Arial" w:cs="Arial"/>
          <w:sz w:val="24"/>
          <w:szCs w:val="24"/>
        </w:rPr>
        <w:t xml:space="preserve">gence rate of SGD, </w:t>
      </w:r>
      <w:r w:rsidR="000F4E3B" w:rsidRPr="00AF4507">
        <w:rPr>
          <w:rFonts w:ascii="Arial" w:hAnsi="Arial" w:cs="Arial"/>
          <w:sz w:val="24"/>
          <w:szCs w:val="24"/>
        </w:rPr>
        <w:t>we can see that it still need</w:t>
      </w:r>
      <w:r w:rsidR="001A7A87" w:rsidRPr="00AF4507">
        <w:rPr>
          <w:rFonts w:ascii="Arial" w:hAnsi="Arial" w:cs="Arial"/>
          <w:sz w:val="24"/>
          <w:szCs w:val="24"/>
        </w:rPr>
        <w:t>s</w:t>
      </w:r>
      <w:r w:rsidR="000F4E3B" w:rsidRPr="00AF4507">
        <w:rPr>
          <w:rFonts w:ascii="Arial" w:hAnsi="Arial" w:cs="Arial"/>
          <w:sz w:val="24"/>
          <w:szCs w:val="24"/>
        </w:rPr>
        <w:t xml:space="preserve"> a lot of </w:t>
      </w:r>
      <w:r w:rsidR="004960C9" w:rsidRPr="00AF4507">
        <w:rPr>
          <w:rFonts w:ascii="Arial" w:hAnsi="Arial" w:cs="Arial"/>
          <w:sz w:val="24"/>
          <w:szCs w:val="24"/>
        </w:rPr>
        <w:t>epoch (possibly 1000 epochs</w:t>
      </w:r>
      <w:r w:rsidR="001A7A87" w:rsidRPr="00AF4507">
        <w:rPr>
          <w:rFonts w:ascii="Arial" w:hAnsi="Arial" w:cs="Arial"/>
          <w:sz w:val="24"/>
          <w:szCs w:val="24"/>
        </w:rPr>
        <w:t>)</w:t>
      </w:r>
      <w:r w:rsidR="004960C9" w:rsidRPr="00AF4507">
        <w:rPr>
          <w:rFonts w:ascii="Arial" w:hAnsi="Arial" w:cs="Arial"/>
          <w:sz w:val="24"/>
          <w:szCs w:val="24"/>
        </w:rPr>
        <w:t xml:space="preserve"> to converge</w:t>
      </w:r>
      <w:r w:rsidR="001A7A87" w:rsidRPr="00AF4507">
        <w:rPr>
          <w:rFonts w:ascii="Arial" w:hAnsi="Arial" w:cs="Arial"/>
          <w:sz w:val="24"/>
          <w:szCs w:val="24"/>
        </w:rPr>
        <w:t>.</w:t>
      </w:r>
    </w:p>
    <w:p w14:paraId="7A4A12A6" w14:textId="06BA55C1" w:rsidR="001A7A87" w:rsidRDefault="001A7A87" w:rsidP="00AB0BC5">
      <w:pPr>
        <w:pStyle w:val="ListParagraph"/>
        <w:ind w:left="480"/>
        <w:rPr>
          <w:rFonts w:ascii="Arial" w:hAnsi="Arial" w:cs="Arial"/>
        </w:rPr>
      </w:pPr>
    </w:p>
    <w:p w14:paraId="4726EBC1" w14:textId="2A5A569B" w:rsidR="001A7A87" w:rsidRDefault="001A7A87" w:rsidP="001A7A87">
      <w:pPr>
        <w:rPr>
          <w:rFonts w:ascii="Arial" w:hAnsi="Arial" w:cs="Arial"/>
          <w:b/>
          <w:bCs/>
          <w:i/>
          <w:iCs/>
        </w:rPr>
      </w:pPr>
      <w:r w:rsidRPr="00FB6687">
        <w:rPr>
          <w:rFonts w:ascii="Arial" w:hAnsi="Arial" w:cs="Arial"/>
          <w:b/>
          <w:bCs/>
          <w:i/>
          <w:iCs/>
        </w:rPr>
        <w:t>6.1.</w:t>
      </w:r>
      <w:r>
        <w:rPr>
          <w:rFonts w:ascii="Arial" w:hAnsi="Arial" w:cs="Arial"/>
          <w:b/>
          <w:bCs/>
          <w:i/>
          <w:iCs/>
        </w:rPr>
        <w:t>2</w:t>
      </w:r>
      <w:r w:rsidRPr="00FB6687">
        <w:rPr>
          <w:rFonts w:ascii="Arial" w:hAnsi="Arial" w:cs="Arial"/>
          <w:b/>
          <w:bCs/>
          <w:i/>
          <w:iCs/>
        </w:rPr>
        <w:t xml:space="preserve"> </w:t>
      </w:r>
      <w:r>
        <w:rPr>
          <w:rFonts w:ascii="Arial" w:hAnsi="Arial" w:cs="Arial"/>
          <w:b/>
          <w:bCs/>
          <w:i/>
          <w:iCs/>
        </w:rPr>
        <w:t>MLP</w:t>
      </w:r>
    </w:p>
    <w:p w14:paraId="66B94748" w14:textId="77777777" w:rsidR="004012B9" w:rsidRDefault="004012B9" w:rsidP="001A7A87">
      <w:pPr>
        <w:rPr>
          <w:rFonts w:ascii="Arial" w:hAnsi="Arial" w:cs="Arial"/>
          <w:b/>
          <w:bCs/>
          <w:i/>
          <w:iCs/>
        </w:rPr>
      </w:pPr>
    </w:p>
    <w:p w14:paraId="4F0BE9D4" w14:textId="427F55A3" w:rsidR="004012B9" w:rsidRDefault="004012B9" w:rsidP="004012B9">
      <w:pPr>
        <w:widowControl/>
        <w:rPr>
          <w:rFonts w:ascii="Arial" w:hAnsi="Arial" w:cs="Arial"/>
          <w:kern w:val="0"/>
        </w:rPr>
      </w:pPr>
      <w:r>
        <w:rPr>
          <w:rFonts w:ascii="Arial" w:hAnsi="Arial" w:cs="Arial"/>
          <w:kern w:val="0"/>
        </w:rPr>
        <w:t xml:space="preserve">In this section, we fixed the number of </w:t>
      </w:r>
      <w:r w:rsidRPr="00B25C6C">
        <w:rPr>
          <w:rFonts w:ascii="Arial" w:hAnsi="Arial" w:cs="Arial"/>
          <w:kern w:val="0"/>
        </w:rPr>
        <w:t>epochs = 10</w:t>
      </w:r>
      <w:r>
        <w:rPr>
          <w:rFonts w:ascii="Arial" w:hAnsi="Arial" w:cs="Arial"/>
          <w:kern w:val="0"/>
        </w:rPr>
        <w:t xml:space="preserve">0 for the optimizers </w:t>
      </w:r>
      <w:r w:rsidRPr="00914822">
        <w:rPr>
          <w:rFonts w:ascii="Arial" w:hAnsi="Arial" w:cs="Arial"/>
          <w:b/>
          <w:bCs/>
          <w:kern w:val="0"/>
        </w:rPr>
        <w:t>Adam</w:t>
      </w:r>
      <w:r>
        <w:rPr>
          <w:rFonts w:ascii="Arial" w:hAnsi="Arial" w:cs="Arial"/>
          <w:kern w:val="0"/>
        </w:rPr>
        <w:t xml:space="preserve">, </w:t>
      </w:r>
      <w:r w:rsidRPr="00914822">
        <w:rPr>
          <w:rFonts w:ascii="Arial" w:hAnsi="Arial" w:cs="Arial"/>
          <w:b/>
          <w:bCs/>
          <w:kern w:val="0"/>
        </w:rPr>
        <w:t>mini-batch SGD</w:t>
      </w:r>
      <w:r>
        <w:rPr>
          <w:rFonts w:ascii="Arial" w:hAnsi="Arial" w:cs="Arial"/>
          <w:kern w:val="0"/>
        </w:rPr>
        <w:t xml:space="preserve"> and</w:t>
      </w:r>
      <w:r w:rsidRPr="00914822">
        <w:rPr>
          <w:rFonts w:ascii="Arial" w:hAnsi="Arial" w:cs="Arial"/>
          <w:b/>
          <w:bCs/>
          <w:kern w:val="0"/>
        </w:rPr>
        <w:t xml:space="preserve"> RMSprop</w:t>
      </w:r>
      <w:r>
        <w:rPr>
          <w:rFonts w:ascii="Arial" w:hAnsi="Arial" w:cs="Arial"/>
          <w:kern w:val="0"/>
        </w:rPr>
        <w:t>. Moreover, the batch size is also fixed to be 128 for these three optimizers.</w:t>
      </w:r>
    </w:p>
    <w:p w14:paraId="4C3BB9F9" w14:textId="05C8C285" w:rsidR="004012B9" w:rsidRDefault="00917F37" w:rsidP="004012B9">
      <w:pPr>
        <w:widowControl/>
        <w:rPr>
          <w:rFonts w:ascii="Arial" w:hAnsi="Arial" w:cs="Arial"/>
          <w:kern w:val="0"/>
        </w:rPr>
      </w:pPr>
      <w:r>
        <w:rPr>
          <w:rFonts w:ascii="Arial" w:hAnsi="Arial" w:cs="Arial"/>
          <w:kern w:val="0"/>
        </w:rPr>
        <w:t xml:space="preserve">For </w:t>
      </w:r>
      <w:r w:rsidR="004012B9" w:rsidRPr="00914822">
        <w:rPr>
          <w:rFonts w:ascii="Arial" w:hAnsi="Arial" w:cs="Arial"/>
          <w:b/>
          <w:bCs/>
          <w:kern w:val="0"/>
        </w:rPr>
        <w:t>SGD</w:t>
      </w:r>
      <w:r w:rsidR="004012B9">
        <w:rPr>
          <w:rFonts w:ascii="Arial" w:hAnsi="Arial" w:cs="Arial"/>
          <w:kern w:val="0"/>
        </w:rPr>
        <w:t xml:space="preserve">, </w:t>
      </w:r>
      <w:r w:rsidR="0096333E">
        <w:rPr>
          <w:rFonts w:ascii="Arial" w:hAnsi="Arial" w:cs="Arial"/>
          <w:kern w:val="0"/>
        </w:rPr>
        <w:t>this time we also used epoch = 100 to see if it can converge in MLP</w:t>
      </w:r>
      <w:r w:rsidR="004012B9">
        <w:rPr>
          <w:rFonts w:ascii="Arial" w:hAnsi="Arial" w:cs="Arial"/>
          <w:kern w:val="0"/>
        </w:rPr>
        <w:t>.</w:t>
      </w:r>
      <w:r w:rsidR="0080159F">
        <w:rPr>
          <w:rFonts w:ascii="Arial" w:hAnsi="Arial" w:cs="Arial" w:hint="eastAsia"/>
          <w:kern w:val="0"/>
        </w:rPr>
        <w:t xml:space="preserve"> </w:t>
      </w:r>
      <w:r w:rsidR="0080159F">
        <w:rPr>
          <w:rFonts w:ascii="Arial" w:hAnsi="Arial" w:cs="Arial"/>
          <w:kern w:val="0"/>
        </w:rPr>
        <w:t xml:space="preserve">Also, </w:t>
      </w:r>
      <w:r w:rsidR="004012B9" w:rsidRPr="00B25C6C">
        <w:rPr>
          <w:rFonts w:ascii="Arial" w:hAnsi="Arial" w:cs="Arial" w:hint="eastAsia"/>
          <w:b/>
          <w:bCs/>
          <w:kern w:val="0"/>
        </w:rPr>
        <w:t>Ba</w:t>
      </w:r>
      <w:r w:rsidR="004012B9" w:rsidRPr="00B25C6C">
        <w:rPr>
          <w:rFonts w:ascii="Arial" w:hAnsi="Arial" w:cs="Arial"/>
          <w:b/>
          <w:bCs/>
          <w:kern w:val="0"/>
        </w:rPr>
        <w:t>tch GD</w:t>
      </w:r>
      <w:r w:rsidR="0080159F">
        <w:rPr>
          <w:rFonts w:ascii="Arial" w:hAnsi="Arial" w:cs="Arial"/>
          <w:b/>
          <w:bCs/>
          <w:kern w:val="0"/>
        </w:rPr>
        <w:t xml:space="preserve"> </w:t>
      </w:r>
      <w:r w:rsidR="0080159F">
        <w:rPr>
          <w:rFonts w:ascii="Arial" w:hAnsi="Arial" w:cs="Arial"/>
          <w:kern w:val="0"/>
        </w:rPr>
        <w:t>is not included</w:t>
      </w:r>
      <w:r w:rsidR="00403A78">
        <w:rPr>
          <w:rFonts w:ascii="Arial" w:hAnsi="Arial" w:cs="Arial"/>
          <w:kern w:val="0"/>
        </w:rPr>
        <w:t>.</w:t>
      </w:r>
    </w:p>
    <w:p w14:paraId="01DB1FC4" w14:textId="4E5E6590" w:rsidR="006B354A" w:rsidRDefault="006B354A" w:rsidP="004012B9">
      <w:pPr>
        <w:widowControl/>
        <w:rPr>
          <w:rFonts w:ascii="Arial" w:hAnsi="Arial" w:cs="Arial"/>
          <w:kern w:val="0"/>
        </w:rPr>
      </w:pPr>
    </w:p>
    <w:p w14:paraId="166B2A79" w14:textId="197C43B4" w:rsidR="007C54F4" w:rsidRDefault="006B354A" w:rsidP="004012B9">
      <w:pPr>
        <w:widowControl/>
        <w:rPr>
          <w:rFonts w:ascii="Arial" w:hAnsi="Arial" w:cs="Arial"/>
          <w:kern w:val="0"/>
        </w:rPr>
      </w:pPr>
      <w:r>
        <w:rPr>
          <w:rFonts w:ascii="Arial" w:hAnsi="Arial" w:cs="Arial" w:hint="eastAsia"/>
          <w:kern w:val="0"/>
        </w:rPr>
        <w:t>A</w:t>
      </w:r>
      <w:r>
        <w:rPr>
          <w:rFonts w:ascii="Arial" w:hAnsi="Arial" w:cs="Arial"/>
          <w:kern w:val="0"/>
        </w:rPr>
        <w:t>nd for the</w:t>
      </w:r>
      <w:r w:rsidR="00964EF7">
        <w:rPr>
          <w:rFonts w:ascii="Arial" w:hAnsi="Arial" w:cs="Arial"/>
          <w:kern w:val="0"/>
        </w:rPr>
        <w:t xml:space="preserve"> page</w:t>
      </w:r>
      <w:r>
        <w:rPr>
          <w:rFonts w:ascii="Arial" w:hAnsi="Arial" w:cs="Arial"/>
          <w:kern w:val="0"/>
        </w:rPr>
        <w:t xml:space="preserve"> constraint, </w:t>
      </w:r>
      <w:r w:rsidR="00BC2994">
        <w:rPr>
          <w:rFonts w:ascii="Arial" w:hAnsi="Arial" w:cs="Arial"/>
          <w:kern w:val="0"/>
        </w:rPr>
        <w:t xml:space="preserve">this section will only consider 2 learning </w:t>
      </w:r>
      <w:r w:rsidR="00D466BA">
        <w:rPr>
          <w:rFonts w:ascii="Arial" w:hAnsi="Arial" w:cs="Arial"/>
          <w:kern w:val="0"/>
        </w:rPr>
        <w:t>rates</w:t>
      </w:r>
      <w:r w:rsidR="00BC2994">
        <w:rPr>
          <w:rFonts w:ascii="Arial" w:hAnsi="Arial" w:cs="Arial"/>
          <w:kern w:val="0"/>
        </w:rPr>
        <w:t>: 0.001 and 0.01</w:t>
      </w:r>
      <w:r w:rsidR="00A54BDE">
        <w:rPr>
          <w:rFonts w:ascii="Arial" w:hAnsi="Arial" w:cs="Arial"/>
          <w:kern w:val="0"/>
        </w:rPr>
        <w:t xml:space="preserve"> for Adam, Mini-batch SGD and </w:t>
      </w:r>
      <w:r w:rsidR="0021475E">
        <w:rPr>
          <w:rFonts w:ascii="Arial" w:hAnsi="Arial" w:cs="Arial"/>
          <w:kern w:val="0"/>
        </w:rPr>
        <w:t>RMSprop. For SGD, 0.01 and 0.05 is applied.</w:t>
      </w:r>
    </w:p>
    <w:p w14:paraId="71B63695" w14:textId="77777777" w:rsidR="007C54F4" w:rsidRDefault="007C54F4">
      <w:pPr>
        <w:widowControl/>
        <w:rPr>
          <w:rFonts w:ascii="Arial" w:hAnsi="Arial" w:cs="Arial"/>
          <w:kern w:val="0"/>
        </w:rPr>
      </w:pPr>
      <w:r>
        <w:rPr>
          <w:rFonts w:ascii="Arial" w:hAnsi="Arial" w:cs="Arial"/>
          <w:kern w:val="0"/>
        </w:rPr>
        <w:br w:type="page"/>
      </w:r>
    </w:p>
    <w:tbl>
      <w:tblPr>
        <w:tblStyle w:val="TableGrid"/>
        <w:tblpPr w:leftFromText="180" w:rightFromText="180" w:vertAnchor="page" w:horzAnchor="margin" w:tblpXSpec="center" w:tblpY="1508"/>
        <w:tblW w:w="11369" w:type="dxa"/>
        <w:tblLook w:val="04A0" w:firstRow="1" w:lastRow="0" w:firstColumn="1" w:lastColumn="0" w:noHBand="0" w:noVBand="1"/>
      </w:tblPr>
      <w:tblGrid>
        <w:gridCol w:w="1324"/>
        <w:gridCol w:w="1252"/>
        <w:gridCol w:w="1254"/>
        <w:gridCol w:w="1254"/>
        <w:gridCol w:w="1254"/>
        <w:gridCol w:w="1260"/>
        <w:gridCol w:w="1254"/>
        <w:gridCol w:w="1261"/>
        <w:gridCol w:w="1256"/>
      </w:tblGrid>
      <w:tr w:rsidR="007C54F4" w14:paraId="64349750" w14:textId="77777777" w:rsidTr="007C54F4">
        <w:trPr>
          <w:trHeight w:val="489"/>
        </w:trPr>
        <w:tc>
          <w:tcPr>
            <w:tcW w:w="1263" w:type="dxa"/>
          </w:tcPr>
          <w:p w14:paraId="307DAC1F" w14:textId="77777777" w:rsidR="007C54F4" w:rsidRDefault="007C54F4" w:rsidP="007C54F4">
            <w:pPr>
              <w:widowControl/>
              <w:rPr>
                <w:rFonts w:ascii="Arial" w:hAnsi="Arial" w:cs="Arial"/>
                <w:kern w:val="0"/>
              </w:rPr>
            </w:pPr>
            <w:r>
              <w:rPr>
                <w:rFonts w:ascii="Arial" w:hAnsi="Arial" w:cs="Arial" w:hint="eastAsia"/>
                <w:kern w:val="0"/>
              </w:rPr>
              <w:lastRenderedPageBreak/>
              <w:t>O</w:t>
            </w:r>
            <w:r>
              <w:rPr>
                <w:rFonts w:ascii="Arial" w:hAnsi="Arial" w:cs="Arial"/>
                <w:kern w:val="0"/>
              </w:rPr>
              <w:t>ptimizer</w:t>
            </w:r>
          </w:p>
        </w:tc>
        <w:tc>
          <w:tcPr>
            <w:tcW w:w="1263" w:type="dxa"/>
          </w:tcPr>
          <w:p w14:paraId="6040EF69" w14:textId="77777777" w:rsidR="007C54F4" w:rsidRDefault="007C54F4" w:rsidP="007C54F4">
            <w:pPr>
              <w:widowControl/>
              <w:rPr>
                <w:rFonts w:ascii="Arial" w:hAnsi="Arial" w:cs="Arial"/>
                <w:kern w:val="0"/>
              </w:rPr>
            </w:pPr>
            <w:r>
              <w:rPr>
                <w:rFonts w:ascii="Arial" w:hAnsi="Arial" w:cs="Arial" w:hint="eastAsia"/>
                <w:kern w:val="0"/>
              </w:rPr>
              <w:t>L</w:t>
            </w:r>
            <w:r>
              <w:rPr>
                <w:rFonts w:ascii="Arial" w:hAnsi="Arial" w:cs="Arial"/>
                <w:kern w:val="0"/>
              </w:rPr>
              <w:t>R</w:t>
            </w:r>
          </w:p>
        </w:tc>
        <w:tc>
          <w:tcPr>
            <w:tcW w:w="1263" w:type="dxa"/>
          </w:tcPr>
          <w:p w14:paraId="362D7A4B" w14:textId="77777777" w:rsidR="007C54F4" w:rsidRDefault="007C54F4" w:rsidP="007C54F4">
            <w:pPr>
              <w:widowControl/>
              <w:rPr>
                <w:rFonts w:ascii="Arial" w:hAnsi="Arial" w:cs="Arial"/>
                <w:kern w:val="0"/>
              </w:rPr>
            </w:pPr>
            <w:r>
              <w:rPr>
                <w:rFonts w:ascii="Arial" w:hAnsi="Arial" w:cs="Arial" w:hint="eastAsia"/>
                <w:kern w:val="0"/>
              </w:rPr>
              <w:t>T</w:t>
            </w:r>
            <w:r>
              <w:rPr>
                <w:rFonts w:ascii="Arial" w:hAnsi="Arial" w:cs="Arial"/>
                <w:kern w:val="0"/>
              </w:rPr>
              <w:t>rain acc</w:t>
            </w:r>
          </w:p>
        </w:tc>
        <w:tc>
          <w:tcPr>
            <w:tcW w:w="1263" w:type="dxa"/>
          </w:tcPr>
          <w:p w14:paraId="09B95F59" w14:textId="77777777" w:rsidR="007C54F4" w:rsidRDefault="007C54F4" w:rsidP="007C54F4">
            <w:pPr>
              <w:widowControl/>
              <w:rPr>
                <w:rFonts w:ascii="Arial" w:hAnsi="Arial" w:cs="Arial"/>
                <w:kern w:val="0"/>
              </w:rPr>
            </w:pPr>
            <w:r>
              <w:rPr>
                <w:rFonts w:ascii="Arial" w:hAnsi="Arial" w:cs="Arial" w:hint="eastAsia"/>
                <w:kern w:val="0"/>
              </w:rPr>
              <w:t>T</w:t>
            </w:r>
            <w:r>
              <w:rPr>
                <w:rFonts w:ascii="Arial" w:hAnsi="Arial" w:cs="Arial"/>
                <w:kern w:val="0"/>
              </w:rPr>
              <w:t>rain loss</w:t>
            </w:r>
          </w:p>
        </w:tc>
        <w:tc>
          <w:tcPr>
            <w:tcW w:w="1263" w:type="dxa"/>
          </w:tcPr>
          <w:p w14:paraId="278B937A" w14:textId="77777777" w:rsidR="007C54F4" w:rsidRDefault="007C54F4" w:rsidP="007C54F4">
            <w:pPr>
              <w:widowControl/>
              <w:rPr>
                <w:rFonts w:ascii="Arial" w:hAnsi="Arial" w:cs="Arial"/>
                <w:kern w:val="0"/>
              </w:rPr>
            </w:pPr>
            <w:r>
              <w:rPr>
                <w:rFonts w:ascii="Arial" w:hAnsi="Arial" w:cs="Arial" w:hint="eastAsia"/>
                <w:kern w:val="0"/>
              </w:rPr>
              <w:t>V</w:t>
            </w:r>
            <w:r>
              <w:rPr>
                <w:rFonts w:ascii="Arial" w:hAnsi="Arial" w:cs="Arial"/>
                <w:kern w:val="0"/>
              </w:rPr>
              <w:t>al acc</w:t>
            </w:r>
          </w:p>
        </w:tc>
        <w:tc>
          <w:tcPr>
            <w:tcW w:w="1263" w:type="dxa"/>
          </w:tcPr>
          <w:p w14:paraId="30A5875D" w14:textId="77777777" w:rsidR="007C54F4" w:rsidRDefault="007C54F4" w:rsidP="007C54F4">
            <w:pPr>
              <w:widowControl/>
              <w:rPr>
                <w:rFonts w:ascii="Arial" w:hAnsi="Arial" w:cs="Arial"/>
                <w:kern w:val="0"/>
              </w:rPr>
            </w:pPr>
            <w:r>
              <w:rPr>
                <w:rFonts w:ascii="Arial" w:hAnsi="Arial" w:cs="Arial" w:hint="eastAsia"/>
                <w:kern w:val="0"/>
              </w:rPr>
              <w:t>V</w:t>
            </w:r>
            <w:r>
              <w:rPr>
                <w:rFonts w:ascii="Arial" w:hAnsi="Arial" w:cs="Arial"/>
                <w:kern w:val="0"/>
              </w:rPr>
              <w:t>al loss</w:t>
            </w:r>
          </w:p>
        </w:tc>
        <w:tc>
          <w:tcPr>
            <w:tcW w:w="1263" w:type="dxa"/>
          </w:tcPr>
          <w:p w14:paraId="5946BEAB" w14:textId="77777777" w:rsidR="007C54F4" w:rsidRDefault="007C54F4" w:rsidP="007C54F4">
            <w:pPr>
              <w:widowControl/>
              <w:rPr>
                <w:rFonts w:ascii="Arial" w:hAnsi="Arial" w:cs="Arial"/>
                <w:kern w:val="0"/>
              </w:rPr>
            </w:pPr>
            <w:r>
              <w:rPr>
                <w:rFonts w:ascii="Arial" w:hAnsi="Arial" w:cs="Arial" w:hint="eastAsia"/>
                <w:kern w:val="0"/>
              </w:rPr>
              <w:t>T</w:t>
            </w:r>
            <w:r>
              <w:rPr>
                <w:rFonts w:ascii="Arial" w:hAnsi="Arial" w:cs="Arial"/>
                <w:kern w:val="0"/>
              </w:rPr>
              <w:t>est acc</w:t>
            </w:r>
          </w:p>
        </w:tc>
        <w:tc>
          <w:tcPr>
            <w:tcW w:w="1264" w:type="dxa"/>
          </w:tcPr>
          <w:p w14:paraId="0A0D95B1" w14:textId="77777777" w:rsidR="007C54F4" w:rsidRDefault="007C54F4" w:rsidP="007C54F4">
            <w:pPr>
              <w:widowControl/>
              <w:rPr>
                <w:rFonts w:ascii="Arial" w:hAnsi="Arial" w:cs="Arial"/>
                <w:kern w:val="0"/>
              </w:rPr>
            </w:pPr>
            <w:r>
              <w:rPr>
                <w:rFonts w:ascii="Arial" w:hAnsi="Arial" w:cs="Arial" w:hint="eastAsia"/>
                <w:kern w:val="0"/>
              </w:rPr>
              <w:t>T</w:t>
            </w:r>
            <w:r>
              <w:rPr>
                <w:rFonts w:ascii="Arial" w:hAnsi="Arial" w:cs="Arial"/>
                <w:kern w:val="0"/>
              </w:rPr>
              <w:t>est loss</w:t>
            </w:r>
          </w:p>
        </w:tc>
        <w:tc>
          <w:tcPr>
            <w:tcW w:w="1264" w:type="dxa"/>
          </w:tcPr>
          <w:p w14:paraId="46346C89" w14:textId="77777777" w:rsidR="007C54F4" w:rsidRDefault="007C54F4" w:rsidP="007C54F4">
            <w:pPr>
              <w:widowControl/>
              <w:rPr>
                <w:rFonts w:ascii="Arial" w:hAnsi="Arial" w:cs="Arial"/>
                <w:kern w:val="0"/>
              </w:rPr>
            </w:pPr>
            <w:r>
              <w:rPr>
                <w:rFonts w:ascii="Arial" w:hAnsi="Arial" w:cs="Arial" w:hint="eastAsia"/>
                <w:kern w:val="0"/>
              </w:rPr>
              <w:t>T</w:t>
            </w:r>
            <w:r>
              <w:rPr>
                <w:rFonts w:ascii="Arial" w:hAnsi="Arial" w:cs="Arial"/>
                <w:kern w:val="0"/>
              </w:rPr>
              <w:t>rain time(s)</w:t>
            </w:r>
          </w:p>
        </w:tc>
      </w:tr>
      <w:tr w:rsidR="00235A4D" w14:paraId="239CAF2E" w14:textId="77777777" w:rsidTr="007C54F4">
        <w:trPr>
          <w:trHeight w:val="469"/>
        </w:trPr>
        <w:tc>
          <w:tcPr>
            <w:tcW w:w="1263" w:type="dxa"/>
            <w:vMerge w:val="restart"/>
            <w:shd w:val="clear" w:color="auto" w:fill="C5E0B3" w:themeFill="accent6" w:themeFillTint="66"/>
          </w:tcPr>
          <w:p w14:paraId="509DC635" w14:textId="77777777" w:rsidR="00235A4D" w:rsidRDefault="00235A4D" w:rsidP="007C54F4">
            <w:pPr>
              <w:widowControl/>
              <w:rPr>
                <w:rFonts w:ascii="Arial" w:hAnsi="Arial" w:cs="Arial"/>
                <w:kern w:val="0"/>
              </w:rPr>
            </w:pPr>
            <w:r>
              <w:rPr>
                <w:rFonts w:ascii="Arial" w:hAnsi="Arial" w:cs="Arial" w:hint="eastAsia"/>
                <w:kern w:val="0"/>
              </w:rPr>
              <w:t>A</w:t>
            </w:r>
            <w:r>
              <w:rPr>
                <w:rFonts w:ascii="Arial" w:hAnsi="Arial" w:cs="Arial"/>
                <w:kern w:val="0"/>
              </w:rPr>
              <w:t>dam</w:t>
            </w:r>
          </w:p>
        </w:tc>
        <w:tc>
          <w:tcPr>
            <w:tcW w:w="1263" w:type="dxa"/>
            <w:shd w:val="clear" w:color="auto" w:fill="C5E0B3" w:themeFill="accent6" w:themeFillTint="66"/>
          </w:tcPr>
          <w:p w14:paraId="4FC9B98B" w14:textId="77777777" w:rsidR="00235A4D" w:rsidRPr="001F28E6" w:rsidRDefault="00235A4D" w:rsidP="007C54F4">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.01</w:t>
            </w:r>
          </w:p>
        </w:tc>
        <w:tc>
          <w:tcPr>
            <w:tcW w:w="1263" w:type="dxa"/>
            <w:shd w:val="clear" w:color="auto" w:fill="C5E0B3" w:themeFill="accent6" w:themeFillTint="66"/>
          </w:tcPr>
          <w:p w14:paraId="08DFDE9E" w14:textId="4C84E3F8" w:rsidR="00235A4D" w:rsidRDefault="00235A4D" w:rsidP="007C54F4">
            <w:pPr>
              <w:widowControl/>
              <w:rPr>
                <w:rFonts w:ascii="Arial" w:hAnsi="Arial" w:cs="Arial"/>
                <w:kern w:val="0"/>
              </w:rPr>
            </w:pPr>
            <w:r w:rsidRPr="00544F56">
              <w:t>0.9</w:t>
            </w:r>
            <w:r w:rsidR="00A01963">
              <w:t>944</w:t>
            </w:r>
          </w:p>
        </w:tc>
        <w:tc>
          <w:tcPr>
            <w:tcW w:w="1263" w:type="dxa"/>
            <w:shd w:val="clear" w:color="auto" w:fill="C5E0B3" w:themeFill="accent6" w:themeFillTint="66"/>
          </w:tcPr>
          <w:p w14:paraId="0F6C1411" w14:textId="160BA920" w:rsidR="00235A4D" w:rsidRDefault="00235A4D" w:rsidP="007C54F4">
            <w:pPr>
              <w:widowControl/>
              <w:rPr>
                <w:rFonts w:ascii="Arial" w:hAnsi="Arial" w:cs="Arial"/>
                <w:kern w:val="0"/>
              </w:rPr>
            </w:pPr>
            <w:r w:rsidRPr="00544F56">
              <w:t>0.0</w:t>
            </w:r>
            <w:r w:rsidR="00A01963">
              <w:t>139</w:t>
            </w:r>
          </w:p>
        </w:tc>
        <w:tc>
          <w:tcPr>
            <w:tcW w:w="1263" w:type="dxa"/>
            <w:shd w:val="clear" w:color="auto" w:fill="C5E0B3" w:themeFill="accent6" w:themeFillTint="66"/>
          </w:tcPr>
          <w:p w14:paraId="404A7A49" w14:textId="44C338C1" w:rsidR="00235A4D" w:rsidRDefault="00235A4D" w:rsidP="007C54F4">
            <w:pPr>
              <w:widowControl/>
              <w:rPr>
                <w:rFonts w:ascii="Arial" w:hAnsi="Arial" w:cs="Arial"/>
                <w:kern w:val="0"/>
              </w:rPr>
            </w:pPr>
            <w:r w:rsidRPr="00544F56">
              <w:t>0.</w:t>
            </w:r>
            <w:r w:rsidR="007F2FF7">
              <w:t>7535</w:t>
            </w:r>
          </w:p>
        </w:tc>
        <w:tc>
          <w:tcPr>
            <w:tcW w:w="1263" w:type="dxa"/>
            <w:shd w:val="clear" w:color="auto" w:fill="C5E0B3" w:themeFill="accent6" w:themeFillTint="66"/>
          </w:tcPr>
          <w:p w14:paraId="04421F82" w14:textId="131E5F36" w:rsidR="00235A4D" w:rsidRPr="007B407A" w:rsidRDefault="007F2FF7" w:rsidP="007C54F4">
            <w:pPr>
              <w:widowControl/>
              <w:rPr>
                <w:rFonts w:cs="Arial"/>
                <w:kern w:val="0"/>
              </w:rPr>
            </w:pPr>
            <w:r w:rsidRPr="007B407A">
              <w:rPr>
                <w:rFonts w:cs="Arial"/>
                <w:kern w:val="0"/>
              </w:rPr>
              <w:t>1.5605</w:t>
            </w:r>
          </w:p>
        </w:tc>
        <w:tc>
          <w:tcPr>
            <w:tcW w:w="1263" w:type="dxa"/>
            <w:shd w:val="clear" w:color="auto" w:fill="C5E0B3" w:themeFill="accent6" w:themeFillTint="66"/>
          </w:tcPr>
          <w:p w14:paraId="77BF81A9" w14:textId="244CBC52" w:rsidR="00235A4D" w:rsidRPr="007B407A" w:rsidRDefault="00235A4D" w:rsidP="007C54F4">
            <w:pPr>
              <w:widowControl/>
              <w:rPr>
                <w:rFonts w:cs="Arial"/>
                <w:kern w:val="0"/>
              </w:rPr>
            </w:pPr>
            <w:r w:rsidRPr="007B407A">
              <w:t>0.</w:t>
            </w:r>
            <w:r w:rsidR="009A2F21">
              <w:t>7640</w:t>
            </w:r>
          </w:p>
        </w:tc>
        <w:tc>
          <w:tcPr>
            <w:tcW w:w="1264" w:type="dxa"/>
            <w:shd w:val="clear" w:color="auto" w:fill="C5E0B3" w:themeFill="accent6" w:themeFillTint="66"/>
          </w:tcPr>
          <w:p w14:paraId="08DE1C85" w14:textId="27F9CC7A" w:rsidR="00235A4D" w:rsidRPr="007B407A" w:rsidRDefault="007B407A" w:rsidP="007C54F4">
            <w:pPr>
              <w:widowControl/>
              <w:rPr>
                <w:rFonts w:cs="Arial"/>
                <w:kern w:val="0"/>
              </w:rPr>
            </w:pPr>
            <w:r w:rsidRPr="007B407A">
              <w:rPr>
                <w:rFonts w:cs="Arial"/>
                <w:kern w:val="0"/>
              </w:rPr>
              <w:t>1.</w:t>
            </w:r>
            <w:r w:rsidR="009A2F21">
              <w:rPr>
                <w:rFonts w:cs="Arial"/>
                <w:kern w:val="0"/>
              </w:rPr>
              <w:t>5778</w:t>
            </w:r>
          </w:p>
        </w:tc>
        <w:tc>
          <w:tcPr>
            <w:tcW w:w="1264" w:type="dxa"/>
            <w:shd w:val="clear" w:color="auto" w:fill="C5E0B3" w:themeFill="accent6" w:themeFillTint="66"/>
          </w:tcPr>
          <w:p w14:paraId="4BF8D1FD" w14:textId="0CA43D2E" w:rsidR="00235A4D" w:rsidRDefault="009E28BE" w:rsidP="007C54F4">
            <w:pPr>
              <w:widowControl/>
              <w:rPr>
                <w:rFonts w:ascii="Arial" w:hAnsi="Arial" w:cs="Arial"/>
                <w:kern w:val="0"/>
              </w:rPr>
            </w:pPr>
            <w:r w:rsidRPr="009E28BE">
              <w:t>105.4</w:t>
            </w:r>
          </w:p>
        </w:tc>
      </w:tr>
      <w:tr w:rsidR="009B01F5" w14:paraId="671305F8" w14:textId="77777777" w:rsidTr="007C54F4">
        <w:trPr>
          <w:trHeight w:val="489"/>
        </w:trPr>
        <w:tc>
          <w:tcPr>
            <w:tcW w:w="1263" w:type="dxa"/>
            <w:vMerge/>
            <w:shd w:val="clear" w:color="auto" w:fill="C5E0B3" w:themeFill="accent6" w:themeFillTint="66"/>
          </w:tcPr>
          <w:p w14:paraId="4285B370" w14:textId="77777777" w:rsidR="009B01F5" w:rsidRDefault="009B01F5" w:rsidP="009B01F5">
            <w:pPr>
              <w:widowControl/>
              <w:rPr>
                <w:rFonts w:ascii="Arial" w:hAnsi="Arial" w:cs="Arial"/>
                <w:kern w:val="0"/>
              </w:rPr>
            </w:pPr>
          </w:p>
        </w:tc>
        <w:tc>
          <w:tcPr>
            <w:tcW w:w="1263" w:type="dxa"/>
            <w:shd w:val="clear" w:color="auto" w:fill="C5E0B3" w:themeFill="accent6" w:themeFillTint="66"/>
          </w:tcPr>
          <w:p w14:paraId="1E41AED9" w14:textId="77777777" w:rsidR="009B01F5" w:rsidRPr="001F28E6" w:rsidRDefault="009B01F5" w:rsidP="009B01F5">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.001</w:t>
            </w:r>
          </w:p>
        </w:tc>
        <w:tc>
          <w:tcPr>
            <w:tcW w:w="1263" w:type="dxa"/>
            <w:shd w:val="clear" w:color="auto" w:fill="C5E0B3" w:themeFill="accent6" w:themeFillTint="66"/>
          </w:tcPr>
          <w:p w14:paraId="58DD8888" w14:textId="128A5DD8" w:rsidR="009B01F5" w:rsidRDefault="003438C5" w:rsidP="009B01F5">
            <w:pPr>
              <w:widowControl/>
              <w:rPr>
                <w:rFonts w:ascii="Arial" w:hAnsi="Arial" w:cs="Arial"/>
                <w:kern w:val="0"/>
              </w:rPr>
            </w:pPr>
            <w:r w:rsidRPr="003438C5">
              <w:t>0.9976</w:t>
            </w:r>
          </w:p>
        </w:tc>
        <w:tc>
          <w:tcPr>
            <w:tcW w:w="1263" w:type="dxa"/>
            <w:shd w:val="clear" w:color="auto" w:fill="C5E0B3" w:themeFill="accent6" w:themeFillTint="66"/>
          </w:tcPr>
          <w:p w14:paraId="45CBB11B" w14:textId="2E0CF57B" w:rsidR="009B01F5" w:rsidRDefault="009B01F5" w:rsidP="009B01F5">
            <w:pPr>
              <w:widowControl/>
              <w:rPr>
                <w:rFonts w:ascii="Arial" w:hAnsi="Arial" w:cs="Arial"/>
                <w:kern w:val="0"/>
              </w:rPr>
            </w:pPr>
            <w:r>
              <w:rPr>
                <w:rFonts w:hint="eastAsia"/>
              </w:rPr>
              <w:t>0</w:t>
            </w:r>
            <w:r>
              <w:t>.00</w:t>
            </w:r>
            <w:r w:rsidR="003438C5">
              <w:t>75</w:t>
            </w:r>
          </w:p>
        </w:tc>
        <w:tc>
          <w:tcPr>
            <w:tcW w:w="1263" w:type="dxa"/>
            <w:shd w:val="clear" w:color="auto" w:fill="C5E0B3" w:themeFill="accent6" w:themeFillTint="66"/>
          </w:tcPr>
          <w:p w14:paraId="325641A2" w14:textId="582ED3E4" w:rsidR="009B01F5" w:rsidRDefault="009B01F5" w:rsidP="009B01F5">
            <w:pPr>
              <w:widowControl/>
              <w:rPr>
                <w:rFonts w:ascii="Arial" w:hAnsi="Arial" w:cs="Arial"/>
                <w:kern w:val="0"/>
              </w:rPr>
            </w:pPr>
            <w:r>
              <w:rPr>
                <w:rFonts w:hint="eastAsia"/>
              </w:rPr>
              <w:t>0</w:t>
            </w:r>
            <w:r>
              <w:t>.7</w:t>
            </w:r>
            <w:r w:rsidR="00AF6419">
              <w:t>981</w:t>
            </w:r>
          </w:p>
        </w:tc>
        <w:tc>
          <w:tcPr>
            <w:tcW w:w="1263" w:type="dxa"/>
            <w:shd w:val="clear" w:color="auto" w:fill="C5E0B3" w:themeFill="accent6" w:themeFillTint="66"/>
          </w:tcPr>
          <w:p w14:paraId="3220C21D" w14:textId="4CAFE251" w:rsidR="009B01F5" w:rsidRDefault="009B01F5" w:rsidP="009B01F5">
            <w:pPr>
              <w:widowControl/>
              <w:rPr>
                <w:rFonts w:ascii="Arial" w:hAnsi="Arial" w:cs="Arial"/>
                <w:kern w:val="0"/>
              </w:rPr>
            </w:pPr>
            <w:r>
              <w:rPr>
                <w:rFonts w:hint="eastAsia"/>
              </w:rPr>
              <w:t>1</w:t>
            </w:r>
            <w:r>
              <w:t>.</w:t>
            </w:r>
            <w:r w:rsidR="00AF6419">
              <w:t>0592</w:t>
            </w:r>
          </w:p>
        </w:tc>
        <w:tc>
          <w:tcPr>
            <w:tcW w:w="1263" w:type="dxa"/>
            <w:shd w:val="clear" w:color="auto" w:fill="C5E0B3" w:themeFill="accent6" w:themeFillTint="66"/>
          </w:tcPr>
          <w:p w14:paraId="2DC39958" w14:textId="2BB40C48" w:rsidR="009B01F5" w:rsidRPr="0085164F" w:rsidRDefault="009B01F5" w:rsidP="009B01F5">
            <w:pPr>
              <w:widowControl/>
              <w:rPr>
                <w:rFonts w:ascii="Arial" w:hAnsi="Arial" w:cs="Arial"/>
                <w:color w:val="FF0000"/>
                <w:kern w:val="0"/>
              </w:rPr>
            </w:pPr>
            <w:r w:rsidRPr="0085164F">
              <w:rPr>
                <w:color w:val="FF0000"/>
              </w:rPr>
              <w:t>0.7</w:t>
            </w:r>
            <w:r w:rsidR="00A8265E" w:rsidRPr="0085164F">
              <w:rPr>
                <w:color w:val="FF0000"/>
              </w:rPr>
              <w:t>952</w:t>
            </w:r>
          </w:p>
        </w:tc>
        <w:tc>
          <w:tcPr>
            <w:tcW w:w="1264" w:type="dxa"/>
            <w:shd w:val="clear" w:color="auto" w:fill="C5E0B3" w:themeFill="accent6" w:themeFillTint="66"/>
          </w:tcPr>
          <w:p w14:paraId="43DE9165" w14:textId="232311CA" w:rsidR="009B01F5" w:rsidRPr="0085164F" w:rsidRDefault="009B01F5" w:rsidP="009B01F5">
            <w:pPr>
              <w:widowControl/>
              <w:rPr>
                <w:rFonts w:ascii="Arial" w:hAnsi="Arial" w:cs="Arial"/>
                <w:color w:val="FF0000"/>
                <w:kern w:val="0"/>
              </w:rPr>
            </w:pPr>
            <w:r w:rsidRPr="0085164F">
              <w:rPr>
                <w:color w:val="FF0000"/>
              </w:rPr>
              <w:t>1.</w:t>
            </w:r>
            <w:r w:rsidR="00A8265E" w:rsidRPr="0085164F">
              <w:rPr>
                <w:color w:val="FF0000"/>
              </w:rPr>
              <w:t>0800</w:t>
            </w:r>
          </w:p>
        </w:tc>
        <w:tc>
          <w:tcPr>
            <w:tcW w:w="1264" w:type="dxa"/>
            <w:shd w:val="clear" w:color="auto" w:fill="C5E0B3" w:themeFill="accent6" w:themeFillTint="66"/>
          </w:tcPr>
          <w:p w14:paraId="4C7CB405" w14:textId="772115E7" w:rsidR="009B01F5" w:rsidRPr="0085164F" w:rsidRDefault="009B01F5" w:rsidP="009B01F5">
            <w:pPr>
              <w:widowControl/>
              <w:rPr>
                <w:rFonts w:ascii="Arial" w:hAnsi="Arial" w:cs="Arial"/>
                <w:color w:val="FF0000"/>
                <w:kern w:val="0"/>
              </w:rPr>
            </w:pPr>
            <w:r w:rsidRPr="0085164F">
              <w:rPr>
                <w:rFonts w:hint="eastAsia"/>
                <w:color w:val="FF0000"/>
              </w:rPr>
              <w:t>1</w:t>
            </w:r>
            <w:r w:rsidRPr="0085164F">
              <w:rPr>
                <w:color w:val="FF0000"/>
              </w:rPr>
              <w:t>0</w:t>
            </w:r>
            <w:r w:rsidR="00442267" w:rsidRPr="0085164F">
              <w:rPr>
                <w:color w:val="FF0000"/>
              </w:rPr>
              <w:t>1.5</w:t>
            </w:r>
          </w:p>
        </w:tc>
      </w:tr>
      <w:tr w:rsidR="0052254B" w14:paraId="0DA14AA2" w14:textId="77777777" w:rsidTr="007C54F4">
        <w:trPr>
          <w:trHeight w:val="469"/>
        </w:trPr>
        <w:tc>
          <w:tcPr>
            <w:tcW w:w="1263" w:type="dxa"/>
            <w:vMerge w:val="restart"/>
            <w:shd w:val="clear" w:color="auto" w:fill="BDD6EE" w:themeFill="accent5" w:themeFillTint="66"/>
          </w:tcPr>
          <w:p w14:paraId="21E2A7A5" w14:textId="53EB15E0" w:rsidR="0052254B" w:rsidRDefault="0052254B" w:rsidP="0052254B">
            <w:pPr>
              <w:widowControl/>
              <w:rPr>
                <w:rFonts w:ascii="Arial" w:hAnsi="Arial" w:cs="Arial"/>
                <w:kern w:val="0"/>
              </w:rPr>
            </w:pPr>
            <w:r>
              <w:rPr>
                <w:rFonts w:ascii="Arial" w:hAnsi="Arial" w:cs="Arial"/>
                <w:kern w:val="0"/>
              </w:rPr>
              <w:t>Mini-</w:t>
            </w:r>
            <w:r w:rsidR="00A90DAC">
              <w:rPr>
                <w:rFonts w:ascii="Arial" w:hAnsi="Arial" w:cs="Arial"/>
                <w:kern w:val="0"/>
              </w:rPr>
              <w:t>b</w:t>
            </w:r>
            <w:r>
              <w:rPr>
                <w:rFonts w:ascii="Arial" w:hAnsi="Arial" w:cs="Arial"/>
                <w:kern w:val="0"/>
              </w:rPr>
              <w:t>atch</w:t>
            </w:r>
            <w:r w:rsidR="00D61EFD">
              <w:rPr>
                <w:rFonts w:ascii="Arial" w:hAnsi="Arial" w:cs="Arial" w:hint="eastAsia"/>
                <w:kern w:val="0"/>
              </w:rPr>
              <w:t xml:space="preserve"> </w:t>
            </w:r>
            <w:r>
              <w:rPr>
                <w:rFonts w:ascii="Arial" w:hAnsi="Arial" w:cs="Arial" w:hint="eastAsia"/>
                <w:kern w:val="0"/>
              </w:rPr>
              <w:t>S</w:t>
            </w:r>
            <w:r>
              <w:rPr>
                <w:rFonts w:ascii="Arial" w:hAnsi="Arial" w:cs="Arial"/>
                <w:kern w:val="0"/>
              </w:rPr>
              <w:t>GD</w:t>
            </w:r>
          </w:p>
        </w:tc>
        <w:tc>
          <w:tcPr>
            <w:tcW w:w="1263" w:type="dxa"/>
            <w:shd w:val="clear" w:color="auto" w:fill="BDD6EE" w:themeFill="accent5" w:themeFillTint="66"/>
          </w:tcPr>
          <w:p w14:paraId="0F463664" w14:textId="77777777" w:rsidR="0052254B" w:rsidRPr="001F28E6" w:rsidRDefault="0052254B" w:rsidP="0052254B">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.01</w:t>
            </w:r>
          </w:p>
        </w:tc>
        <w:tc>
          <w:tcPr>
            <w:tcW w:w="1263" w:type="dxa"/>
            <w:shd w:val="clear" w:color="auto" w:fill="BDD6EE" w:themeFill="accent5" w:themeFillTint="66"/>
          </w:tcPr>
          <w:p w14:paraId="13A15ED1" w14:textId="2285EE2C" w:rsidR="0052254B" w:rsidRDefault="00A17BA5" w:rsidP="0052254B">
            <w:pPr>
              <w:widowControl/>
              <w:rPr>
                <w:rFonts w:ascii="Arial" w:hAnsi="Arial" w:cs="Arial"/>
                <w:kern w:val="0"/>
              </w:rPr>
            </w:pPr>
            <w:r w:rsidRPr="00A17BA5">
              <w:t>1.0000</w:t>
            </w:r>
          </w:p>
        </w:tc>
        <w:tc>
          <w:tcPr>
            <w:tcW w:w="1263" w:type="dxa"/>
            <w:shd w:val="clear" w:color="auto" w:fill="BDD6EE" w:themeFill="accent5" w:themeFillTint="66"/>
          </w:tcPr>
          <w:p w14:paraId="30BF2C27" w14:textId="2D1AEE70" w:rsidR="0052254B" w:rsidRDefault="00AA52DA" w:rsidP="0052254B">
            <w:pPr>
              <w:widowControl/>
              <w:rPr>
                <w:rFonts w:ascii="Arial" w:hAnsi="Arial" w:cs="Arial"/>
                <w:kern w:val="0"/>
              </w:rPr>
            </w:pPr>
            <w:r w:rsidRPr="00AA52DA">
              <w:t>0.0020</w:t>
            </w:r>
          </w:p>
        </w:tc>
        <w:tc>
          <w:tcPr>
            <w:tcW w:w="1263" w:type="dxa"/>
            <w:shd w:val="clear" w:color="auto" w:fill="BDD6EE" w:themeFill="accent5" w:themeFillTint="66"/>
          </w:tcPr>
          <w:p w14:paraId="310D9ECC" w14:textId="47397BBE" w:rsidR="0052254B" w:rsidRDefault="00AA52DA" w:rsidP="0052254B">
            <w:pPr>
              <w:widowControl/>
              <w:rPr>
                <w:rFonts w:ascii="Arial" w:hAnsi="Arial" w:cs="Arial"/>
                <w:kern w:val="0"/>
              </w:rPr>
            </w:pPr>
            <w:r w:rsidRPr="00AA52DA">
              <w:t>0.8130</w:t>
            </w:r>
          </w:p>
        </w:tc>
        <w:tc>
          <w:tcPr>
            <w:tcW w:w="1263" w:type="dxa"/>
            <w:shd w:val="clear" w:color="auto" w:fill="BDD6EE" w:themeFill="accent5" w:themeFillTint="66"/>
          </w:tcPr>
          <w:p w14:paraId="7291CEA6" w14:textId="0CFDC6D6" w:rsidR="0052254B" w:rsidRDefault="00AA52DA" w:rsidP="0052254B">
            <w:pPr>
              <w:widowControl/>
              <w:rPr>
                <w:rFonts w:ascii="Arial" w:hAnsi="Arial" w:cs="Arial"/>
                <w:kern w:val="0"/>
              </w:rPr>
            </w:pPr>
            <w:r w:rsidRPr="00AA52DA">
              <w:t>0.5858</w:t>
            </w:r>
          </w:p>
        </w:tc>
        <w:tc>
          <w:tcPr>
            <w:tcW w:w="1263" w:type="dxa"/>
            <w:shd w:val="clear" w:color="auto" w:fill="BDD6EE" w:themeFill="accent5" w:themeFillTint="66"/>
          </w:tcPr>
          <w:p w14:paraId="3613628D" w14:textId="77777777" w:rsidR="00B13830" w:rsidRPr="00B13830" w:rsidRDefault="00B13830" w:rsidP="00B13830">
            <w:pPr>
              <w:widowControl/>
              <w:rPr>
                <w:color w:val="FF0000"/>
              </w:rPr>
            </w:pPr>
            <w:r w:rsidRPr="00B13830">
              <w:rPr>
                <w:color w:val="FF0000"/>
              </w:rPr>
              <w:t>0.8274</w:t>
            </w:r>
          </w:p>
          <w:p w14:paraId="5EB1AEA3" w14:textId="5AF64DCC" w:rsidR="0052254B" w:rsidRPr="00884978" w:rsidRDefault="0052254B" w:rsidP="0052254B">
            <w:pPr>
              <w:widowControl/>
              <w:rPr>
                <w:rFonts w:ascii="Arial" w:hAnsi="Arial" w:cs="Arial"/>
                <w:color w:val="FF0000"/>
                <w:kern w:val="0"/>
              </w:rPr>
            </w:pPr>
          </w:p>
        </w:tc>
        <w:tc>
          <w:tcPr>
            <w:tcW w:w="1264" w:type="dxa"/>
            <w:shd w:val="clear" w:color="auto" w:fill="BDD6EE" w:themeFill="accent5" w:themeFillTint="66"/>
          </w:tcPr>
          <w:p w14:paraId="618598A0" w14:textId="6F885576" w:rsidR="0052254B" w:rsidRPr="00884978" w:rsidRDefault="00B13830" w:rsidP="0052254B">
            <w:pPr>
              <w:widowControl/>
              <w:rPr>
                <w:rFonts w:ascii="Arial" w:hAnsi="Arial" w:cs="Arial"/>
                <w:color w:val="FF0000"/>
                <w:kern w:val="0"/>
              </w:rPr>
            </w:pPr>
            <w:r w:rsidRPr="00884978">
              <w:rPr>
                <w:color w:val="FF0000"/>
              </w:rPr>
              <w:t>0.5371</w:t>
            </w:r>
          </w:p>
        </w:tc>
        <w:tc>
          <w:tcPr>
            <w:tcW w:w="1264" w:type="dxa"/>
            <w:shd w:val="clear" w:color="auto" w:fill="BDD6EE" w:themeFill="accent5" w:themeFillTint="66"/>
          </w:tcPr>
          <w:p w14:paraId="5D3D242A" w14:textId="11B5E869" w:rsidR="0052254B" w:rsidRPr="00884978" w:rsidRDefault="0052254B" w:rsidP="0052254B">
            <w:pPr>
              <w:widowControl/>
              <w:rPr>
                <w:rFonts w:ascii="Arial" w:hAnsi="Arial" w:cs="Arial"/>
                <w:color w:val="FF0000"/>
                <w:kern w:val="0"/>
              </w:rPr>
            </w:pPr>
            <w:r w:rsidRPr="00884978">
              <w:rPr>
                <w:rFonts w:hint="eastAsia"/>
                <w:color w:val="FF0000"/>
              </w:rPr>
              <w:t>8</w:t>
            </w:r>
            <w:r w:rsidR="009E127A" w:rsidRPr="00884978">
              <w:rPr>
                <w:color w:val="FF0000"/>
              </w:rPr>
              <w:t>7.1</w:t>
            </w:r>
          </w:p>
        </w:tc>
      </w:tr>
      <w:tr w:rsidR="00235A4D" w14:paraId="61941FE5" w14:textId="77777777" w:rsidTr="007C54F4">
        <w:trPr>
          <w:trHeight w:val="489"/>
        </w:trPr>
        <w:tc>
          <w:tcPr>
            <w:tcW w:w="1263" w:type="dxa"/>
            <w:vMerge/>
            <w:shd w:val="clear" w:color="auto" w:fill="BDD6EE" w:themeFill="accent5" w:themeFillTint="66"/>
          </w:tcPr>
          <w:p w14:paraId="39120FC3" w14:textId="77777777" w:rsidR="00235A4D" w:rsidRDefault="00235A4D" w:rsidP="007C54F4">
            <w:pPr>
              <w:widowControl/>
              <w:rPr>
                <w:rFonts w:ascii="Arial" w:hAnsi="Arial" w:cs="Arial"/>
                <w:kern w:val="0"/>
              </w:rPr>
            </w:pPr>
          </w:p>
        </w:tc>
        <w:tc>
          <w:tcPr>
            <w:tcW w:w="1263" w:type="dxa"/>
            <w:shd w:val="clear" w:color="auto" w:fill="BDD6EE" w:themeFill="accent5" w:themeFillTint="66"/>
          </w:tcPr>
          <w:p w14:paraId="04F38801" w14:textId="77777777" w:rsidR="00235A4D" w:rsidRPr="001F28E6" w:rsidRDefault="00235A4D" w:rsidP="007C54F4">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.001</w:t>
            </w:r>
          </w:p>
        </w:tc>
        <w:tc>
          <w:tcPr>
            <w:tcW w:w="1263" w:type="dxa"/>
            <w:shd w:val="clear" w:color="auto" w:fill="BDD6EE" w:themeFill="accent5" w:themeFillTint="66"/>
          </w:tcPr>
          <w:p w14:paraId="0DB551E1" w14:textId="6BDA2C3C" w:rsidR="00235A4D" w:rsidRDefault="00053A88" w:rsidP="007C54F4">
            <w:pPr>
              <w:widowControl/>
              <w:rPr>
                <w:rFonts w:ascii="Arial" w:hAnsi="Arial" w:cs="Arial"/>
                <w:kern w:val="0"/>
              </w:rPr>
            </w:pPr>
            <w:r w:rsidRPr="00053A88">
              <w:t>1.0000</w:t>
            </w:r>
          </w:p>
        </w:tc>
        <w:tc>
          <w:tcPr>
            <w:tcW w:w="1263" w:type="dxa"/>
            <w:shd w:val="clear" w:color="auto" w:fill="BDD6EE" w:themeFill="accent5" w:themeFillTint="66"/>
          </w:tcPr>
          <w:p w14:paraId="0012CB1B" w14:textId="0016ECC7" w:rsidR="00235A4D" w:rsidRDefault="00053A88" w:rsidP="007C54F4">
            <w:pPr>
              <w:widowControl/>
              <w:rPr>
                <w:rFonts w:ascii="Arial" w:hAnsi="Arial" w:cs="Arial"/>
                <w:kern w:val="0"/>
              </w:rPr>
            </w:pPr>
            <w:r w:rsidRPr="00053A88">
              <w:t>0.0192</w:t>
            </w:r>
          </w:p>
        </w:tc>
        <w:tc>
          <w:tcPr>
            <w:tcW w:w="1263" w:type="dxa"/>
            <w:shd w:val="clear" w:color="auto" w:fill="BDD6EE" w:themeFill="accent5" w:themeFillTint="66"/>
          </w:tcPr>
          <w:p w14:paraId="6C067E48" w14:textId="52A2E04B" w:rsidR="00235A4D" w:rsidRDefault="001D1C96" w:rsidP="007C54F4">
            <w:pPr>
              <w:widowControl/>
              <w:rPr>
                <w:rFonts w:ascii="Arial" w:hAnsi="Arial" w:cs="Arial"/>
                <w:kern w:val="0"/>
              </w:rPr>
            </w:pPr>
            <w:r w:rsidRPr="001D1C96">
              <w:t>0.7747</w:t>
            </w:r>
          </w:p>
        </w:tc>
        <w:tc>
          <w:tcPr>
            <w:tcW w:w="1263" w:type="dxa"/>
            <w:shd w:val="clear" w:color="auto" w:fill="BDD6EE" w:themeFill="accent5" w:themeFillTint="66"/>
          </w:tcPr>
          <w:p w14:paraId="50278831" w14:textId="23CAC36A" w:rsidR="00235A4D" w:rsidRDefault="001D1C96" w:rsidP="007C54F4">
            <w:pPr>
              <w:widowControl/>
              <w:rPr>
                <w:rFonts w:ascii="Arial" w:hAnsi="Arial" w:cs="Arial"/>
                <w:kern w:val="0"/>
              </w:rPr>
            </w:pPr>
            <w:r w:rsidRPr="001D1C96">
              <w:t>0.5373</w:t>
            </w:r>
          </w:p>
        </w:tc>
        <w:tc>
          <w:tcPr>
            <w:tcW w:w="1263" w:type="dxa"/>
            <w:shd w:val="clear" w:color="auto" w:fill="BDD6EE" w:themeFill="accent5" w:themeFillTint="66"/>
          </w:tcPr>
          <w:p w14:paraId="17A0A6FB" w14:textId="1C97748A" w:rsidR="00235A4D" w:rsidRDefault="002A0CC2" w:rsidP="007C54F4">
            <w:pPr>
              <w:widowControl/>
              <w:rPr>
                <w:rFonts w:ascii="Arial" w:hAnsi="Arial" w:cs="Arial"/>
                <w:kern w:val="0"/>
              </w:rPr>
            </w:pPr>
            <w:r>
              <w:t>0.7890</w:t>
            </w:r>
          </w:p>
        </w:tc>
        <w:tc>
          <w:tcPr>
            <w:tcW w:w="1264" w:type="dxa"/>
            <w:shd w:val="clear" w:color="auto" w:fill="BDD6EE" w:themeFill="accent5" w:themeFillTint="66"/>
          </w:tcPr>
          <w:p w14:paraId="0932A33C" w14:textId="2F4FC2DB" w:rsidR="00235A4D" w:rsidRDefault="002A0CC2" w:rsidP="007C54F4">
            <w:pPr>
              <w:widowControl/>
              <w:rPr>
                <w:rFonts w:ascii="Arial" w:hAnsi="Arial" w:cs="Arial"/>
                <w:kern w:val="0"/>
              </w:rPr>
            </w:pPr>
            <w:r>
              <w:t>0.4526</w:t>
            </w:r>
          </w:p>
        </w:tc>
        <w:tc>
          <w:tcPr>
            <w:tcW w:w="1264" w:type="dxa"/>
            <w:shd w:val="clear" w:color="auto" w:fill="BDD6EE" w:themeFill="accent5" w:themeFillTint="66"/>
          </w:tcPr>
          <w:p w14:paraId="76ACE32D" w14:textId="7837ACAE" w:rsidR="00235A4D" w:rsidRDefault="00D72EFD" w:rsidP="007C54F4">
            <w:pPr>
              <w:widowControl/>
              <w:rPr>
                <w:rFonts w:ascii="Arial" w:hAnsi="Arial" w:cs="Arial"/>
                <w:kern w:val="0"/>
              </w:rPr>
            </w:pPr>
            <w:r>
              <w:t>88.9</w:t>
            </w:r>
          </w:p>
        </w:tc>
      </w:tr>
      <w:tr w:rsidR="00235A4D" w:rsidRPr="00B209EB" w14:paraId="1D00A0BD" w14:textId="77777777" w:rsidTr="007C54F4">
        <w:trPr>
          <w:trHeight w:val="489"/>
        </w:trPr>
        <w:tc>
          <w:tcPr>
            <w:tcW w:w="1263" w:type="dxa"/>
            <w:vMerge w:val="restart"/>
            <w:shd w:val="clear" w:color="auto" w:fill="FFE599" w:themeFill="accent4" w:themeFillTint="66"/>
          </w:tcPr>
          <w:p w14:paraId="0A98796C" w14:textId="77777777" w:rsidR="00235A4D" w:rsidRDefault="00235A4D" w:rsidP="007C54F4">
            <w:pPr>
              <w:widowControl/>
              <w:rPr>
                <w:rFonts w:ascii="Arial" w:hAnsi="Arial" w:cs="Arial"/>
                <w:kern w:val="0"/>
              </w:rPr>
            </w:pPr>
            <w:r>
              <w:rPr>
                <w:rFonts w:ascii="Arial" w:hAnsi="Arial" w:cs="Arial" w:hint="eastAsia"/>
                <w:kern w:val="0"/>
              </w:rPr>
              <w:t>R</w:t>
            </w:r>
            <w:r>
              <w:rPr>
                <w:rFonts w:ascii="Arial" w:hAnsi="Arial" w:cs="Arial"/>
                <w:kern w:val="0"/>
              </w:rPr>
              <w:t>MSprop</w:t>
            </w:r>
          </w:p>
        </w:tc>
        <w:tc>
          <w:tcPr>
            <w:tcW w:w="1263" w:type="dxa"/>
            <w:shd w:val="clear" w:color="auto" w:fill="FFE599" w:themeFill="accent4" w:themeFillTint="66"/>
          </w:tcPr>
          <w:p w14:paraId="1676E6EC" w14:textId="77777777" w:rsidR="00235A4D" w:rsidRPr="001F28E6" w:rsidRDefault="00235A4D" w:rsidP="007C54F4">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.01</w:t>
            </w:r>
          </w:p>
        </w:tc>
        <w:tc>
          <w:tcPr>
            <w:tcW w:w="1263" w:type="dxa"/>
            <w:shd w:val="clear" w:color="auto" w:fill="FFE599" w:themeFill="accent4" w:themeFillTint="66"/>
          </w:tcPr>
          <w:p w14:paraId="6A85B889" w14:textId="4290DE1D" w:rsidR="00235A4D" w:rsidRDefault="00EA1D23" w:rsidP="007C54F4">
            <w:pPr>
              <w:widowControl/>
              <w:tabs>
                <w:tab w:val="left" w:pos="570"/>
              </w:tabs>
              <w:rPr>
                <w:rFonts w:ascii="Arial" w:hAnsi="Arial" w:cs="Arial"/>
                <w:kern w:val="0"/>
              </w:rPr>
            </w:pPr>
            <w:r w:rsidRPr="00EA1D23">
              <w:t>0.9952</w:t>
            </w:r>
          </w:p>
        </w:tc>
        <w:tc>
          <w:tcPr>
            <w:tcW w:w="1263" w:type="dxa"/>
            <w:shd w:val="clear" w:color="auto" w:fill="FFE599" w:themeFill="accent4" w:themeFillTint="66"/>
          </w:tcPr>
          <w:p w14:paraId="27054094" w14:textId="7707F6EA" w:rsidR="00235A4D" w:rsidRDefault="00303C39" w:rsidP="007C54F4">
            <w:pPr>
              <w:widowControl/>
              <w:rPr>
                <w:rFonts w:ascii="Arial" w:hAnsi="Arial" w:cs="Arial"/>
                <w:kern w:val="0"/>
              </w:rPr>
            </w:pPr>
            <w:r w:rsidRPr="00303C39">
              <w:t>0.0169</w:t>
            </w:r>
          </w:p>
        </w:tc>
        <w:tc>
          <w:tcPr>
            <w:tcW w:w="1263" w:type="dxa"/>
            <w:shd w:val="clear" w:color="auto" w:fill="FFE599" w:themeFill="accent4" w:themeFillTint="66"/>
          </w:tcPr>
          <w:p w14:paraId="0F8B3B52" w14:textId="7777FD00" w:rsidR="00235A4D" w:rsidRDefault="00303C39" w:rsidP="007C54F4">
            <w:pPr>
              <w:widowControl/>
              <w:rPr>
                <w:rFonts w:ascii="Arial" w:hAnsi="Arial" w:cs="Arial"/>
                <w:kern w:val="0"/>
              </w:rPr>
            </w:pPr>
            <w:r w:rsidRPr="00303C39">
              <w:t>0.7428</w:t>
            </w:r>
          </w:p>
        </w:tc>
        <w:tc>
          <w:tcPr>
            <w:tcW w:w="1263" w:type="dxa"/>
            <w:shd w:val="clear" w:color="auto" w:fill="FFE599" w:themeFill="accent4" w:themeFillTint="66"/>
          </w:tcPr>
          <w:p w14:paraId="6B6F6C30" w14:textId="73C845B2" w:rsidR="00235A4D" w:rsidRDefault="00303C39" w:rsidP="007C54F4">
            <w:pPr>
              <w:widowControl/>
              <w:rPr>
                <w:rFonts w:ascii="Arial" w:hAnsi="Arial" w:cs="Arial"/>
                <w:kern w:val="0"/>
              </w:rPr>
            </w:pPr>
            <w:r w:rsidRPr="00303C39">
              <w:t>1.8303</w:t>
            </w:r>
          </w:p>
        </w:tc>
        <w:tc>
          <w:tcPr>
            <w:tcW w:w="1263" w:type="dxa"/>
            <w:shd w:val="clear" w:color="auto" w:fill="FFE599" w:themeFill="accent4" w:themeFillTint="66"/>
          </w:tcPr>
          <w:p w14:paraId="2C965E81" w14:textId="716EABDB" w:rsidR="00235A4D" w:rsidRDefault="004346EA" w:rsidP="007C54F4">
            <w:pPr>
              <w:widowControl/>
              <w:rPr>
                <w:rFonts w:ascii="Arial" w:hAnsi="Arial" w:cs="Arial"/>
                <w:kern w:val="0"/>
              </w:rPr>
            </w:pPr>
            <w:r w:rsidRPr="004346EA">
              <w:t>0.7370</w:t>
            </w:r>
          </w:p>
        </w:tc>
        <w:tc>
          <w:tcPr>
            <w:tcW w:w="1264" w:type="dxa"/>
            <w:shd w:val="clear" w:color="auto" w:fill="FFE599" w:themeFill="accent4" w:themeFillTint="66"/>
          </w:tcPr>
          <w:p w14:paraId="1FB45873" w14:textId="029EFE92" w:rsidR="00235A4D" w:rsidRDefault="004346EA" w:rsidP="007C54F4">
            <w:pPr>
              <w:widowControl/>
              <w:rPr>
                <w:rFonts w:ascii="Arial" w:hAnsi="Arial" w:cs="Arial"/>
                <w:kern w:val="0"/>
              </w:rPr>
            </w:pPr>
            <w:r w:rsidRPr="004346EA">
              <w:t>1.6390</w:t>
            </w:r>
          </w:p>
        </w:tc>
        <w:tc>
          <w:tcPr>
            <w:tcW w:w="1264" w:type="dxa"/>
            <w:shd w:val="clear" w:color="auto" w:fill="FFE599" w:themeFill="accent4" w:themeFillTint="66"/>
          </w:tcPr>
          <w:p w14:paraId="64B20898" w14:textId="60EAD242" w:rsidR="00235A4D" w:rsidRPr="00226725" w:rsidRDefault="00226725" w:rsidP="007C54F4">
            <w:pPr>
              <w:widowControl/>
              <w:rPr>
                <w:rFonts w:cs="Arial"/>
                <w:color w:val="FF0000"/>
                <w:kern w:val="0"/>
              </w:rPr>
            </w:pPr>
            <w:r w:rsidRPr="00884978">
              <w:rPr>
                <w:rFonts w:cs="Arial"/>
                <w:color w:val="FF0000"/>
                <w:kern w:val="0"/>
              </w:rPr>
              <w:t>151.7</w:t>
            </w:r>
          </w:p>
        </w:tc>
      </w:tr>
      <w:tr w:rsidR="00A04A27" w14:paraId="37EB47D1" w14:textId="77777777" w:rsidTr="007C54F4">
        <w:trPr>
          <w:trHeight w:val="489"/>
        </w:trPr>
        <w:tc>
          <w:tcPr>
            <w:tcW w:w="1263" w:type="dxa"/>
            <w:vMerge/>
            <w:shd w:val="clear" w:color="auto" w:fill="FFE599" w:themeFill="accent4" w:themeFillTint="66"/>
          </w:tcPr>
          <w:p w14:paraId="20B80726" w14:textId="77777777" w:rsidR="00A04A27" w:rsidRDefault="00A04A27" w:rsidP="00A04A27">
            <w:pPr>
              <w:widowControl/>
              <w:rPr>
                <w:rFonts w:ascii="Arial" w:hAnsi="Arial" w:cs="Arial"/>
                <w:kern w:val="0"/>
              </w:rPr>
            </w:pPr>
          </w:p>
        </w:tc>
        <w:tc>
          <w:tcPr>
            <w:tcW w:w="1263" w:type="dxa"/>
            <w:shd w:val="clear" w:color="auto" w:fill="FFE599" w:themeFill="accent4" w:themeFillTint="66"/>
          </w:tcPr>
          <w:p w14:paraId="4EF6EF75" w14:textId="77777777" w:rsidR="00A04A27" w:rsidRPr="001F28E6" w:rsidRDefault="00A04A27" w:rsidP="00A04A27">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.001</w:t>
            </w:r>
          </w:p>
        </w:tc>
        <w:tc>
          <w:tcPr>
            <w:tcW w:w="1263" w:type="dxa"/>
            <w:shd w:val="clear" w:color="auto" w:fill="FFE599" w:themeFill="accent4" w:themeFillTint="66"/>
          </w:tcPr>
          <w:p w14:paraId="724D2D3F" w14:textId="56777541" w:rsidR="00A04A27" w:rsidRDefault="00886583" w:rsidP="00A04A27">
            <w:pPr>
              <w:widowControl/>
              <w:rPr>
                <w:rFonts w:ascii="Arial" w:hAnsi="Arial" w:cs="Arial"/>
                <w:kern w:val="0"/>
              </w:rPr>
            </w:pPr>
            <w:r w:rsidRPr="00886583">
              <w:t>0.9992</w:t>
            </w:r>
          </w:p>
        </w:tc>
        <w:tc>
          <w:tcPr>
            <w:tcW w:w="1263" w:type="dxa"/>
            <w:shd w:val="clear" w:color="auto" w:fill="FFE599" w:themeFill="accent4" w:themeFillTint="66"/>
          </w:tcPr>
          <w:p w14:paraId="15CDD09C" w14:textId="29AC170B" w:rsidR="00A04A27" w:rsidRDefault="00B42B55" w:rsidP="00A04A27">
            <w:pPr>
              <w:widowControl/>
              <w:rPr>
                <w:rFonts w:ascii="Arial" w:hAnsi="Arial" w:cs="Arial"/>
                <w:kern w:val="0"/>
              </w:rPr>
            </w:pPr>
            <w:r w:rsidRPr="00B42B55">
              <w:t>0.0016</w:t>
            </w:r>
          </w:p>
        </w:tc>
        <w:tc>
          <w:tcPr>
            <w:tcW w:w="1263" w:type="dxa"/>
            <w:shd w:val="clear" w:color="auto" w:fill="FFE599" w:themeFill="accent4" w:themeFillTint="66"/>
          </w:tcPr>
          <w:p w14:paraId="13C8BAEE" w14:textId="69B08FE1" w:rsidR="00A04A27" w:rsidRDefault="00B42B55" w:rsidP="00A04A27">
            <w:pPr>
              <w:widowControl/>
              <w:rPr>
                <w:rFonts w:ascii="Arial" w:hAnsi="Arial" w:cs="Arial"/>
                <w:kern w:val="0"/>
              </w:rPr>
            </w:pPr>
            <w:r w:rsidRPr="00B42B55">
              <w:t>0.7556</w:t>
            </w:r>
          </w:p>
        </w:tc>
        <w:tc>
          <w:tcPr>
            <w:tcW w:w="1263" w:type="dxa"/>
            <w:shd w:val="clear" w:color="auto" w:fill="FFE599" w:themeFill="accent4" w:themeFillTint="66"/>
          </w:tcPr>
          <w:p w14:paraId="16B7F02A" w14:textId="3D4E0662" w:rsidR="00A04A27" w:rsidRDefault="007840B6" w:rsidP="00A04A27">
            <w:pPr>
              <w:widowControl/>
              <w:rPr>
                <w:rFonts w:ascii="Arial" w:hAnsi="Arial" w:cs="Arial"/>
                <w:kern w:val="0"/>
              </w:rPr>
            </w:pPr>
            <w:r w:rsidRPr="007840B6">
              <w:t>1.4258</w:t>
            </w:r>
          </w:p>
        </w:tc>
        <w:tc>
          <w:tcPr>
            <w:tcW w:w="1263" w:type="dxa"/>
            <w:shd w:val="clear" w:color="auto" w:fill="FFE599" w:themeFill="accent4" w:themeFillTint="66"/>
          </w:tcPr>
          <w:p w14:paraId="29853B79" w14:textId="376C20AE" w:rsidR="00A04A27" w:rsidRPr="00884978" w:rsidRDefault="004B0A52" w:rsidP="00A04A27">
            <w:pPr>
              <w:widowControl/>
              <w:rPr>
                <w:rFonts w:ascii="Arial" w:hAnsi="Arial" w:cs="Arial"/>
                <w:color w:val="FF0000"/>
                <w:kern w:val="0"/>
              </w:rPr>
            </w:pPr>
            <w:r w:rsidRPr="00884978">
              <w:rPr>
                <w:color w:val="FF0000"/>
              </w:rPr>
              <w:t>0.7620</w:t>
            </w:r>
          </w:p>
        </w:tc>
        <w:tc>
          <w:tcPr>
            <w:tcW w:w="1264" w:type="dxa"/>
            <w:shd w:val="clear" w:color="auto" w:fill="FFE599" w:themeFill="accent4" w:themeFillTint="66"/>
          </w:tcPr>
          <w:p w14:paraId="77475DFB" w14:textId="42A55CE2" w:rsidR="00A04A27" w:rsidRPr="00884978" w:rsidRDefault="00772B69" w:rsidP="00A04A27">
            <w:pPr>
              <w:widowControl/>
              <w:rPr>
                <w:rFonts w:ascii="Arial" w:hAnsi="Arial" w:cs="Arial"/>
                <w:color w:val="FF0000"/>
                <w:kern w:val="0"/>
              </w:rPr>
            </w:pPr>
            <w:r w:rsidRPr="00884978">
              <w:rPr>
                <w:color w:val="FF0000"/>
              </w:rPr>
              <w:t>1.4443</w:t>
            </w:r>
          </w:p>
        </w:tc>
        <w:tc>
          <w:tcPr>
            <w:tcW w:w="1264" w:type="dxa"/>
            <w:shd w:val="clear" w:color="auto" w:fill="FFE599" w:themeFill="accent4" w:themeFillTint="66"/>
          </w:tcPr>
          <w:p w14:paraId="07ED5BE6" w14:textId="3BC0C752" w:rsidR="00A04A27" w:rsidRPr="00772B69" w:rsidRDefault="00772B69" w:rsidP="00A04A27">
            <w:pPr>
              <w:widowControl/>
              <w:rPr>
                <w:rFonts w:cs="Arial"/>
                <w:kern w:val="0"/>
              </w:rPr>
            </w:pPr>
            <w:r w:rsidRPr="00772B69">
              <w:rPr>
                <w:rFonts w:cs="Arial"/>
                <w:kern w:val="0"/>
              </w:rPr>
              <w:t>153.0</w:t>
            </w:r>
          </w:p>
        </w:tc>
      </w:tr>
      <w:tr w:rsidR="000142C4" w14:paraId="3803ECF7" w14:textId="77777777" w:rsidTr="00235A4D">
        <w:trPr>
          <w:trHeight w:val="489"/>
        </w:trPr>
        <w:tc>
          <w:tcPr>
            <w:tcW w:w="1263" w:type="dxa"/>
            <w:vMerge w:val="restart"/>
            <w:shd w:val="clear" w:color="auto" w:fill="auto"/>
          </w:tcPr>
          <w:p w14:paraId="09511151" w14:textId="3936260D" w:rsidR="000142C4" w:rsidRDefault="000142C4" w:rsidP="000142C4">
            <w:pPr>
              <w:widowControl/>
              <w:rPr>
                <w:rFonts w:ascii="Arial" w:hAnsi="Arial" w:cs="Arial"/>
                <w:kern w:val="0"/>
              </w:rPr>
            </w:pPr>
            <w:r>
              <w:rPr>
                <w:rFonts w:ascii="Arial" w:hAnsi="Arial" w:cs="Arial" w:hint="eastAsia"/>
                <w:kern w:val="0"/>
              </w:rPr>
              <w:t>S</w:t>
            </w:r>
            <w:r>
              <w:rPr>
                <w:rFonts w:ascii="Arial" w:hAnsi="Arial" w:cs="Arial"/>
                <w:kern w:val="0"/>
              </w:rPr>
              <w:t>GD</w:t>
            </w:r>
          </w:p>
        </w:tc>
        <w:tc>
          <w:tcPr>
            <w:tcW w:w="1263" w:type="dxa"/>
            <w:shd w:val="clear" w:color="auto" w:fill="auto"/>
          </w:tcPr>
          <w:p w14:paraId="06120C4C" w14:textId="49EE6F32" w:rsidR="000142C4" w:rsidRPr="001F28E6" w:rsidRDefault="000142C4" w:rsidP="000142C4">
            <w:pPr>
              <w:widowControl/>
              <w:rPr>
                <w:rFonts w:ascii="Arial" w:hAnsi="Arial" w:cs="Arial"/>
                <w:kern w:val="0"/>
              </w:rPr>
            </w:pPr>
            <w:r w:rsidRPr="001F28E6">
              <w:rPr>
                <w:rFonts w:ascii="Arial" w:hAnsi="Arial" w:cs="Arial" w:hint="eastAsia"/>
                <w:kern w:val="0"/>
              </w:rPr>
              <w:t>0</w:t>
            </w:r>
            <w:r w:rsidRPr="001F28E6">
              <w:rPr>
                <w:rFonts w:ascii="Arial" w:hAnsi="Arial" w:cs="Arial"/>
                <w:kern w:val="0"/>
              </w:rPr>
              <w:t>.01</w:t>
            </w:r>
          </w:p>
        </w:tc>
        <w:tc>
          <w:tcPr>
            <w:tcW w:w="1263" w:type="dxa"/>
            <w:shd w:val="clear" w:color="auto" w:fill="auto"/>
          </w:tcPr>
          <w:p w14:paraId="7D6E781A" w14:textId="1D9BEF05" w:rsidR="000142C4" w:rsidRPr="0087601D" w:rsidRDefault="000142C4" w:rsidP="000142C4">
            <w:pPr>
              <w:widowControl/>
            </w:pPr>
            <w:r>
              <w:rPr>
                <w:rFonts w:hint="eastAsia"/>
              </w:rPr>
              <w:t>0</w:t>
            </w:r>
            <w:r>
              <w:t>.5319</w:t>
            </w:r>
          </w:p>
        </w:tc>
        <w:tc>
          <w:tcPr>
            <w:tcW w:w="1263" w:type="dxa"/>
            <w:shd w:val="clear" w:color="auto" w:fill="auto"/>
          </w:tcPr>
          <w:p w14:paraId="12027C01" w14:textId="022D592E" w:rsidR="000142C4" w:rsidRPr="00F32452" w:rsidRDefault="000142C4" w:rsidP="000142C4">
            <w:pPr>
              <w:widowControl/>
            </w:pPr>
            <w:r>
              <w:rPr>
                <w:rFonts w:hint="eastAsia"/>
              </w:rPr>
              <w:t>0</w:t>
            </w:r>
            <w:r>
              <w:t>.6920</w:t>
            </w:r>
          </w:p>
        </w:tc>
        <w:tc>
          <w:tcPr>
            <w:tcW w:w="1263" w:type="dxa"/>
            <w:shd w:val="clear" w:color="auto" w:fill="auto"/>
          </w:tcPr>
          <w:p w14:paraId="045BDDE7" w14:textId="20C2DC54" w:rsidR="000142C4" w:rsidRPr="00F32452" w:rsidRDefault="000142C4" w:rsidP="000142C4">
            <w:pPr>
              <w:widowControl/>
            </w:pPr>
            <w:r>
              <w:rPr>
                <w:rFonts w:hint="eastAsia"/>
              </w:rPr>
              <w:t>0</w:t>
            </w:r>
            <w:r>
              <w:t>.4772</w:t>
            </w:r>
          </w:p>
        </w:tc>
        <w:tc>
          <w:tcPr>
            <w:tcW w:w="1263" w:type="dxa"/>
            <w:shd w:val="clear" w:color="auto" w:fill="auto"/>
          </w:tcPr>
          <w:p w14:paraId="535C887C" w14:textId="6E8B5935" w:rsidR="000142C4" w:rsidRPr="00D466BA" w:rsidRDefault="000142C4" w:rsidP="000142C4">
            <w:pPr>
              <w:widowControl/>
            </w:pPr>
            <w:r w:rsidRPr="00D466BA">
              <w:rPr>
                <w:rFonts w:hint="eastAsia"/>
              </w:rPr>
              <w:t>1</w:t>
            </w:r>
            <w:r w:rsidRPr="00D466BA">
              <w:t>95057.2</w:t>
            </w:r>
          </w:p>
        </w:tc>
        <w:tc>
          <w:tcPr>
            <w:tcW w:w="1263" w:type="dxa"/>
            <w:shd w:val="clear" w:color="auto" w:fill="auto"/>
          </w:tcPr>
          <w:p w14:paraId="1FECE546" w14:textId="72EA3D2A" w:rsidR="000142C4" w:rsidRPr="00D466BA" w:rsidRDefault="000142C4" w:rsidP="000142C4">
            <w:pPr>
              <w:widowControl/>
              <w:rPr>
                <w:b/>
                <w:bCs/>
              </w:rPr>
            </w:pPr>
            <w:r w:rsidRPr="00D466BA">
              <w:rPr>
                <w:rFonts w:hint="eastAsia"/>
                <w:b/>
                <w:bCs/>
              </w:rPr>
              <w:t>0</w:t>
            </w:r>
            <w:r w:rsidRPr="00D466BA">
              <w:rPr>
                <w:b/>
                <w:bCs/>
              </w:rPr>
              <w:t>.4792</w:t>
            </w:r>
          </w:p>
        </w:tc>
        <w:tc>
          <w:tcPr>
            <w:tcW w:w="1264" w:type="dxa"/>
            <w:shd w:val="clear" w:color="auto" w:fill="auto"/>
          </w:tcPr>
          <w:p w14:paraId="5E247B4E" w14:textId="1F39584A" w:rsidR="000142C4" w:rsidRPr="00D466BA" w:rsidRDefault="000142C4" w:rsidP="000142C4">
            <w:pPr>
              <w:widowControl/>
              <w:rPr>
                <w:b/>
                <w:bCs/>
              </w:rPr>
            </w:pPr>
            <w:r w:rsidRPr="00D466BA">
              <w:rPr>
                <w:rFonts w:hint="eastAsia"/>
                <w:b/>
                <w:bCs/>
              </w:rPr>
              <w:t>2</w:t>
            </w:r>
            <w:r w:rsidRPr="00D466BA">
              <w:rPr>
                <w:b/>
                <w:bCs/>
              </w:rPr>
              <w:t>01612.2</w:t>
            </w:r>
          </w:p>
        </w:tc>
        <w:tc>
          <w:tcPr>
            <w:tcW w:w="1264" w:type="dxa"/>
            <w:shd w:val="clear" w:color="auto" w:fill="auto"/>
          </w:tcPr>
          <w:p w14:paraId="389B471D" w14:textId="75FCD53D" w:rsidR="000142C4" w:rsidRPr="00D466BA" w:rsidRDefault="000142C4" w:rsidP="000142C4">
            <w:pPr>
              <w:widowControl/>
              <w:rPr>
                <w:b/>
                <w:bCs/>
              </w:rPr>
            </w:pPr>
            <w:r w:rsidRPr="00D466BA">
              <w:rPr>
                <w:rFonts w:hint="eastAsia"/>
                <w:b/>
                <w:bCs/>
              </w:rPr>
              <w:t>3</w:t>
            </w:r>
            <w:r w:rsidRPr="00D466BA">
              <w:rPr>
                <w:b/>
                <w:bCs/>
              </w:rPr>
              <w:t>391.6</w:t>
            </w:r>
          </w:p>
        </w:tc>
      </w:tr>
      <w:tr w:rsidR="000142C4" w14:paraId="2F6A4B65" w14:textId="77777777" w:rsidTr="00235A4D">
        <w:trPr>
          <w:trHeight w:val="489"/>
        </w:trPr>
        <w:tc>
          <w:tcPr>
            <w:tcW w:w="1263" w:type="dxa"/>
            <w:vMerge/>
            <w:shd w:val="clear" w:color="auto" w:fill="auto"/>
          </w:tcPr>
          <w:p w14:paraId="5506F272" w14:textId="77777777" w:rsidR="000142C4" w:rsidRDefault="000142C4" w:rsidP="000142C4">
            <w:pPr>
              <w:widowControl/>
              <w:rPr>
                <w:rFonts w:ascii="Arial" w:hAnsi="Arial" w:cs="Arial"/>
                <w:kern w:val="0"/>
              </w:rPr>
            </w:pPr>
          </w:p>
        </w:tc>
        <w:tc>
          <w:tcPr>
            <w:tcW w:w="1263" w:type="dxa"/>
            <w:shd w:val="clear" w:color="auto" w:fill="auto"/>
          </w:tcPr>
          <w:p w14:paraId="068FF44E" w14:textId="56A11BAE" w:rsidR="000142C4" w:rsidRPr="001F28E6" w:rsidRDefault="000142C4" w:rsidP="000142C4">
            <w:pPr>
              <w:widowControl/>
              <w:rPr>
                <w:rFonts w:ascii="Arial" w:hAnsi="Arial" w:cs="Arial"/>
                <w:kern w:val="0"/>
              </w:rPr>
            </w:pPr>
            <w:r w:rsidRPr="001F28E6">
              <w:rPr>
                <w:rFonts w:ascii="Arial" w:hAnsi="Arial" w:cs="Arial" w:hint="eastAsia"/>
                <w:color w:val="FF0000"/>
                <w:kern w:val="0"/>
              </w:rPr>
              <w:t>0</w:t>
            </w:r>
            <w:r w:rsidRPr="001F28E6">
              <w:rPr>
                <w:rFonts w:ascii="Arial" w:hAnsi="Arial" w:cs="Arial"/>
                <w:color w:val="FF0000"/>
                <w:kern w:val="0"/>
              </w:rPr>
              <w:t>.0</w:t>
            </w:r>
            <w:r w:rsidR="00E047F0" w:rsidRPr="001F28E6">
              <w:rPr>
                <w:rFonts w:ascii="Arial" w:hAnsi="Arial" w:cs="Arial"/>
                <w:color w:val="FF0000"/>
                <w:kern w:val="0"/>
              </w:rPr>
              <w:t>5</w:t>
            </w:r>
          </w:p>
        </w:tc>
        <w:tc>
          <w:tcPr>
            <w:tcW w:w="1263" w:type="dxa"/>
            <w:shd w:val="clear" w:color="auto" w:fill="auto"/>
          </w:tcPr>
          <w:p w14:paraId="5B9C1599" w14:textId="07C19153" w:rsidR="000142C4" w:rsidRPr="0087601D" w:rsidRDefault="00ED1BBE" w:rsidP="000142C4">
            <w:pPr>
              <w:widowControl/>
            </w:pPr>
            <w:r>
              <w:rPr>
                <w:rFonts w:hint="eastAsia"/>
              </w:rPr>
              <w:t>0</w:t>
            </w:r>
            <w:r>
              <w:t>.5040</w:t>
            </w:r>
          </w:p>
        </w:tc>
        <w:tc>
          <w:tcPr>
            <w:tcW w:w="1263" w:type="dxa"/>
            <w:shd w:val="clear" w:color="auto" w:fill="auto"/>
          </w:tcPr>
          <w:p w14:paraId="0DF57071" w14:textId="30DA8F9E" w:rsidR="000142C4" w:rsidRPr="00F32452" w:rsidRDefault="00ED1BBE" w:rsidP="000142C4">
            <w:pPr>
              <w:widowControl/>
            </w:pPr>
            <w:r>
              <w:rPr>
                <w:rFonts w:hint="eastAsia"/>
              </w:rPr>
              <w:t>0</w:t>
            </w:r>
            <w:r>
              <w:t>.7175</w:t>
            </w:r>
          </w:p>
        </w:tc>
        <w:tc>
          <w:tcPr>
            <w:tcW w:w="1263" w:type="dxa"/>
            <w:shd w:val="clear" w:color="auto" w:fill="auto"/>
          </w:tcPr>
          <w:p w14:paraId="1BE75B12" w14:textId="01B4DB1C" w:rsidR="000142C4" w:rsidRPr="00F32452" w:rsidRDefault="00ED1BBE" w:rsidP="000142C4">
            <w:pPr>
              <w:widowControl/>
            </w:pPr>
            <w:r>
              <w:rPr>
                <w:rFonts w:hint="eastAsia"/>
              </w:rPr>
              <w:t>0</w:t>
            </w:r>
            <w:r>
              <w:t>.5058</w:t>
            </w:r>
          </w:p>
        </w:tc>
        <w:tc>
          <w:tcPr>
            <w:tcW w:w="1263" w:type="dxa"/>
            <w:shd w:val="clear" w:color="auto" w:fill="auto"/>
          </w:tcPr>
          <w:p w14:paraId="159D87F9" w14:textId="73DB6B45" w:rsidR="000142C4" w:rsidRPr="00D466BA" w:rsidRDefault="00ED1BBE" w:rsidP="000142C4">
            <w:pPr>
              <w:widowControl/>
            </w:pPr>
            <w:r w:rsidRPr="00D466BA">
              <w:rPr>
                <w:rFonts w:hint="eastAsia"/>
              </w:rPr>
              <w:t>1</w:t>
            </w:r>
            <w:r w:rsidRPr="00D466BA">
              <w:t>797195</w:t>
            </w:r>
          </w:p>
        </w:tc>
        <w:tc>
          <w:tcPr>
            <w:tcW w:w="1263" w:type="dxa"/>
            <w:shd w:val="clear" w:color="auto" w:fill="auto"/>
          </w:tcPr>
          <w:p w14:paraId="57762B68" w14:textId="718AAECF" w:rsidR="000142C4" w:rsidRPr="00D466BA" w:rsidRDefault="00AA76B1" w:rsidP="000142C4">
            <w:pPr>
              <w:widowControl/>
              <w:rPr>
                <w:b/>
                <w:bCs/>
              </w:rPr>
            </w:pPr>
            <w:r w:rsidRPr="00D466BA">
              <w:rPr>
                <w:rFonts w:hint="eastAsia"/>
                <w:b/>
                <w:bCs/>
              </w:rPr>
              <w:t>0</w:t>
            </w:r>
            <w:r w:rsidRPr="00D466BA">
              <w:rPr>
                <w:b/>
                <w:bCs/>
              </w:rPr>
              <w:t>.5229</w:t>
            </w:r>
          </w:p>
        </w:tc>
        <w:tc>
          <w:tcPr>
            <w:tcW w:w="1264" w:type="dxa"/>
            <w:shd w:val="clear" w:color="auto" w:fill="auto"/>
          </w:tcPr>
          <w:p w14:paraId="6B6C075A" w14:textId="7BD75161" w:rsidR="000142C4" w:rsidRPr="00D466BA" w:rsidRDefault="00AA76B1" w:rsidP="000142C4">
            <w:pPr>
              <w:widowControl/>
              <w:rPr>
                <w:b/>
                <w:bCs/>
              </w:rPr>
            </w:pPr>
            <w:r w:rsidRPr="00D466BA">
              <w:rPr>
                <w:rFonts w:hint="eastAsia"/>
                <w:b/>
                <w:bCs/>
              </w:rPr>
              <w:t>1</w:t>
            </w:r>
            <w:r w:rsidRPr="00D466BA">
              <w:rPr>
                <w:b/>
                <w:bCs/>
              </w:rPr>
              <w:t>755922</w:t>
            </w:r>
          </w:p>
        </w:tc>
        <w:tc>
          <w:tcPr>
            <w:tcW w:w="1264" w:type="dxa"/>
            <w:shd w:val="clear" w:color="auto" w:fill="auto"/>
          </w:tcPr>
          <w:p w14:paraId="2A62E7FB" w14:textId="6A6365B7" w:rsidR="000142C4" w:rsidRPr="00D466BA" w:rsidRDefault="00AA76B1" w:rsidP="000142C4">
            <w:pPr>
              <w:widowControl/>
              <w:rPr>
                <w:b/>
                <w:bCs/>
              </w:rPr>
            </w:pPr>
            <w:r w:rsidRPr="00D466BA">
              <w:rPr>
                <w:rFonts w:hint="eastAsia"/>
                <w:b/>
                <w:bCs/>
              </w:rPr>
              <w:t>5</w:t>
            </w:r>
            <w:r w:rsidRPr="00D466BA">
              <w:rPr>
                <w:b/>
                <w:bCs/>
              </w:rPr>
              <w:t>125.7</w:t>
            </w:r>
          </w:p>
        </w:tc>
      </w:tr>
    </w:tbl>
    <w:p w14:paraId="44626641" w14:textId="77777777" w:rsidR="0021475E" w:rsidRDefault="0021475E" w:rsidP="00CF0328">
      <w:pPr>
        <w:widowControl/>
        <w:rPr>
          <w:rFonts w:ascii="Arial" w:hAnsi="Arial" w:cs="Arial"/>
          <w:kern w:val="0"/>
        </w:rPr>
      </w:pPr>
    </w:p>
    <w:p w14:paraId="6257321F" w14:textId="0242002A" w:rsidR="00CF0328" w:rsidRDefault="00CF0328" w:rsidP="00CF0328">
      <w:pPr>
        <w:widowControl/>
        <w:rPr>
          <w:rFonts w:ascii="Arial" w:hAnsi="Arial" w:cs="Arial"/>
          <w:kern w:val="0"/>
        </w:rPr>
      </w:pPr>
      <w:r>
        <w:rPr>
          <w:rFonts w:ascii="Arial" w:hAnsi="Arial" w:cs="Arial"/>
          <w:kern w:val="0"/>
        </w:rPr>
        <w:t>From the above table, we have the following findings:</w:t>
      </w:r>
    </w:p>
    <w:p w14:paraId="462AB23E" w14:textId="43556D8E" w:rsidR="00CF0328" w:rsidRPr="00B96531" w:rsidRDefault="00CF0328" w:rsidP="00CF0328">
      <w:pPr>
        <w:pStyle w:val="ListParagraph"/>
        <w:numPr>
          <w:ilvl w:val="0"/>
          <w:numId w:val="13"/>
        </w:numPr>
        <w:rPr>
          <w:rFonts w:ascii="Arial" w:hAnsi="Arial" w:cs="Arial"/>
          <w:b/>
          <w:bCs/>
          <w:sz w:val="24"/>
          <w:szCs w:val="24"/>
          <w:u w:val="single"/>
        </w:rPr>
      </w:pPr>
      <w:bookmarkStart w:id="40" w:name="_Hlk71297673"/>
      <w:r w:rsidRPr="00B96531">
        <w:rPr>
          <w:rFonts w:ascii="Arial" w:hAnsi="Arial" w:cs="Arial"/>
          <w:b/>
          <w:bCs/>
          <w:sz w:val="24"/>
          <w:szCs w:val="24"/>
          <w:u w:val="single"/>
        </w:rPr>
        <w:t>Each Optimizers would have its own best learning rate combination</w:t>
      </w:r>
      <w:bookmarkEnd w:id="40"/>
      <w:r w:rsidRPr="00B96531">
        <w:rPr>
          <w:rFonts w:ascii="Arial" w:hAnsi="Arial" w:cs="Arial"/>
          <w:b/>
          <w:bCs/>
          <w:sz w:val="24"/>
          <w:szCs w:val="24"/>
          <w:u w:val="single"/>
        </w:rPr>
        <w:t>:</w:t>
      </w:r>
    </w:p>
    <w:p w14:paraId="6F04CC56" w14:textId="4119B778" w:rsidR="00CF0328" w:rsidRDefault="00D466BA" w:rsidP="00CF0328">
      <w:pPr>
        <w:pStyle w:val="ListParagraph"/>
        <w:ind w:left="480"/>
        <w:rPr>
          <w:rFonts w:ascii="Arial" w:hAnsi="Arial" w:cs="Arial"/>
          <w:sz w:val="24"/>
          <w:szCs w:val="24"/>
        </w:rPr>
      </w:pPr>
      <w:r>
        <w:rPr>
          <w:rFonts w:ascii="Arial" w:hAnsi="Arial" w:cs="Arial"/>
          <w:sz w:val="24"/>
          <w:szCs w:val="24"/>
        </w:rPr>
        <w:t>As the table shown, the three best (most accurate) optimizer-learning rate combinations are</w:t>
      </w:r>
      <w:r w:rsidR="00CF0328">
        <w:rPr>
          <w:rFonts w:ascii="Arial" w:hAnsi="Arial" w:cs="Arial"/>
          <w:sz w:val="24"/>
          <w:szCs w:val="24"/>
        </w:rPr>
        <w:t>:</w:t>
      </w:r>
    </w:p>
    <w:p w14:paraId="261FFAF3" w14:textId="33022CAC" w:rsidR="00CF0328" w:rsidRDefault="00CF0328" w:rsidP="00CF0328">
      <w:pPr>
        <w:pStyle w:val="ListParagraph"/>
        <w:ind w:left="480"/>
        <w:jc w:val="center"/>
        <w:rPr>
          <w:rFonts w:ascii="Arial" w:hAnsi="Arial" w:cs="Arial"/>
          <w:sz w:val="24"/>
          <w:szCs w:val="24"/>
        </w:rPr>
      </w:pPr>
      <w:r>
        <w:rPr>
          <w:rFonts w:ascii="Arial" w:hAnsi="Arial" w:cs="Arial" w:hint="eastAsia"/>
          <w:sz w:val="24"/>
          <w:szCs w:val="24"/>
        </w:rPr>
        <w:t>[</w:t>
      </w:r>
      <w:r>
        <w:rPr>
          <w:rFonts w:ascii="Arial" w:hAnsi="Arial" w:cs="Arial"/>
          <w:sz w:val="24"/>
          <w:szCs w:val="24"/>
        </w:rPr>
        <w:t>Adam, 0.001], [Minibatch SGD, 0.01], [RMSprop, 0.00</w:t>
      </w:r>
      <w:r w:rsidR="00ED69C1">
        <w:rPr>
          <w:rFonts w:ascii="Arial" w:hAnsi="Arial" w:cs="Arial"/>
          <w:sz w:val="24"/>
          <w:szCs w:val="24"/>
        </w:rPr>
        <w:t>1</w:t>
      </w:r>
      <w:r>
        <w:rPr>
          <w:rFonts w:ascii="Arial" w:hAnsi="Arial" w:cs="Arial"/>
          <w:sz w:val="24"/>
          <w:szCs w:val="24"/>
        </w:rPr>
        <w:t>]</w:t>
      </w:r>
    </w:p>
    <w:p w14:paraId="1FB7E68E" w14:textId="77777777" w:rsidR="00CF0328" w:rsidRPr="00884978" w:rsidRDefault="00CF0328" w:rsidP="00884978">
      <w:pPr>
        <w:rPr>
          <w:rFonts w:ascii="Arial" w:hAnsi="Arial" w:cs="Arial"/>
        </w:rPr>
      </w:pPr>
    </w:p>
    <w:p w14:paraId="6D148ED4" w14:textId="3F00C206" w:rsidR="00CF0328" w:rsidRPr="00B96531" w:rsidRDefault="00CF0328" w:rsidP="00CF0328">
      <w:pPr>
        <w:pStyle w:val="ListParagraph"/>
        <w:numPr>
          <w:ilvl w:val="0"/>
          <w:numId w:val="13"/>
        </w:numPr>
        <w:rPr>
          <w:rFonts w:ascii="Arial" w:hAnsi="Arial" w:cs="Arial"/>
          <w:b/>
          <w:bCs/>
          <w:sz w:val="24"/>
          <w:szCs w:val="24"/>
          <w:u w:val="single"/>
        </w:rPr>
      </w:pPr>
      <w:r w:rsidRPr="00B96531">
        <w:rPr>
          <w:rFonts w:ascii="Arial" w:hAnsi="Arial" w:cs="Arial"/>
          <w:b/>
          <w:bCs/>
          <w:sz w:val="24"/>
          <w:szCs w:val="24"/>
          <w:u w:val="single"/>
        </w:rPr>
        <w:t>SGD is poorly performed in this study</w:t>
      </w:r>
      <w:r w:rsidR="00CC1DB0" w:rsidRPr="00B96531">
        <w:rPr>
          <w:rFonts w:ascii="Arial" w:hAnsi="Arial" w:cs="Arial"/>
          <w:b/>
          <w:bCs/>
          <w:sz w:val="24"/>
          <w:szCs w:val="24"/>
          <w:u w:val="single"/>
        </w:rPr>
        <w:t xml:space="preserve"> again</w:t>
      </w:r>
      <w:r w:rsidRPr="00B96531">
        <w:rPr>
          <w:rFonts w:ascii="Arial" w:hAnsi="Arial" w:cs="Arial"/>
          <w:b/>
          <w:bCs/>
          <w:sz w:val="24"/>
          <w:szCs w:val="24"/>
          <w:u w:val="single"/>
        </w:rPr>
        <w:t>:</w:t>
      </w:r>
    </w:p>
    <w:p w14:paraId="4673D538" w14:textId="7DA71049" w:rsidR="00FA3B4C" w:rsidRDefault="00CF0328" w:rsidP="00CF0328">
      <w:pPr>
        <w:widowControl/>
        <w:rPr>
          <w:rFonts w:ascii="Arial" w:hAnsi="Arial" w:cs="Arial"/>
        </w:rPr>
      </w:pPr>
      <w:r w:rsidRPr="00AF4507">
        <w:rPr>
          <w:rFonts w:ascii="Arial" w:hAnsi="Arial" w:cs="Arial"/>
        </w:rPr>
        <w:t>Among all the selected optimizers, Adam, minibatch SGD and RMSprop give similar results in terms of test accuracy, test loss and training time. Adam</w:t>
      </w:r>
      <w:r w:rsidR="006626FE">
        <w:rPr>
          <w:rFonts w:ascii="Arial" w:hAnsi="Arial" w:cs="Arial"/>
        </w:rPr>
        <w:t>, Mini-batch SGD</w:t>
      </w:r>
      <w:r w:rsidRPr="00AF4507">
        <w:rPr>
          <w:rFonts w:ascii="Arial" w:hAnsi="Arial" w:cs="Arial"/>
        </w:rPr>
        <w:t xml:space="preserve"> and RMSprop successfully predict the class label with a</w:t>
      </w:r>
      <w:r w:rsidR="006626FE">
        <w:rPr>
          <w:rFonts w:ascii="Arial" w:hAnsi="Arial" w:cs="Arial"/>
        </w:rPr>
        <w:t>round</w:t>
      </w:r>
      <w:r w:rsidRPr="00AF4507">
        <w:rPr>
          <w:rFonts w:ascii="Arial" w:hAnsi="Arial" w:cs="Arial"/>
        </w:rPr>
        <w:t xml:space="preserve"> </w:t>
      </w:r>
      <w:r w:rsidR="006626FE">
        <w:rPr>
          <w:rFonts w:ascii="Arial" w:hAnsi="Arial" w:cs="Arial"/>
        </w:rPr>
        <w:t>80</w:t>
      </w:r>
      <w:r w:rsidRPr="00AF4507">
        <w:rPr>
          <w:rFonts w:ascii="Arial" w:hAnsi="Arial" w:cs="Arial"/>
        </w:rPr>
        <w:t xml:space="preserve">% accuracy. However, SGD </w:t>
      </w:r>
      <w:r w:rsidR="006626FE">
        <w:rPr>
          <w:rFonts w:ascii="Arial" w:hAnsi="Arial" w:cs="Arial"/>
        </w:rPr>
        <w:t xml:space="preserve">again, </w:t>
      </w:r>
      <w:r w:rsidRPr="00AF4507">
        <w:rPr>
          <w:rFonts w:ascii="Arial" w:hAnsi="Arial" w:cs="Arial"/>
        </w:rPr>
        <w:t>cannot converge at epoch = 10</w:t>
      </w:r>
      <w:r w:rsidR="006626FE">
        <w:rPr>
          <w:rFonts w:ascii="Arial" w:hAnsi="Arial" w:cs="Arial"/>
        </w:rPr>
        <w:t xml:space="preserve">0. </w:t>
      </w:r>
      <w:r w:rsidRPr="00AF4507">
        <w:rPr>
          <w:rFonts w:ascii="Arial" w:hAnsi="Arial" w:cs="Arial"/>
        </w:rPr>
        <w:t xml:space="preserve">The accuracy is </w:t>
      </w:r>
      <w:r w:rsidR="00AA76B1">
        <w:rPr>
          <w:rFonts w:ascii="Arial" w:hAnsi="Arial" w:cs="Arial"/>
        </w:rPr>
        <w:t>around</w:t>
      </w:r>
      <w:r w:rsidRPr="00AF4507">
        <w:rPr>
          <w:rFonts w:ascii="Arial" w:hAnsi="Arial" w:cs="Arial"/>
        </w:rPr>
        <w:t xml:space="preserve"> 50% and the training time is a </w:t>
      </w:r>
      <w:r w:rsidR="00A54BDE">
        <w:rPr>
          <w:rFonts w:ascii="Arial" w:hAnsi="Arial" w:cs="Arial"/>
        </w:rPr>
        <w:t>more than 10</w:t>
      </w:r>
      <w:r w:rsidRPr="00AF4507">
        <w:rPr>
          <w:rFonts w:ascii="Arial" w:hAnsi="Arial" w:cs="Arial"/>
        </w:rPr>
        <w:t xml:space="preserve"> times</w:t>
      </w:r>
      <w:r w:rsidR="00A54BDE">
        <w:rPr>
          <w:rFonts w:ascii="Arial" w:hAnsi="Arial" w:cs="Arial"/>
        </w:rPr>
        <w:t xml:space="preserve"> of</w:t>
      </w:r>
      <w:r w:rsidRPr="00AF4507">
        <w:rPr>
          <w:rFonts w:ascii="Arial" w:hAnsi="Arial" w:cs="Arial"/>
        </w:rPr>
        <w:t xml:space="preserve"> </w:t>
      </w:r>
      <w:proofErr w:type="gramStart"/>
      <w:r w:rsidRPr="00AF4507">
        <w:rPr>
          <w:rFonts w:ascii="Arial" w:hAnsi="Arial" w:cs="Arial"/>
        </w:rPr>
        <w:t>other</w:t>
      </w:r>
      <w:r>
        <w:rPr>
          <w:rFonts w:ascii="Arial" w:hAnsi="Arial" w:cs="Arial"/>
        </w:rPr>
        <w:t>’</w:t>
      </w:r>
      <w:r w:rsidRPr="00AF4507">
        <w:rPr>
          <w:rFonts w:ascii="Arial" w:hAnsi="Arial" w:cs="Arial"/>
        </w:rPr>
        <w:t>s</w:t>
      </w:r>
      <w:proofErr w:type="gramEnd"/>
      <w:r w:rsidRPr="00AF4507">
        <w:rPr>
          <w:rFonts w:ascii="Arial" w:hAnsi="Arial" w:cs="Arial"/>
        </w:rPr>
        <w:t>. We believe that SGD is not the best in the small-middle dataset</w:t>
      </w:r>
      <w:r w:rsidR="00FA3B4C">
        <w:rPr>
          <w:rFonts w:ascii="Arial" w:hAnsi="Arial" w:cs="Arial"/>
        </w:rPr>
        <w:t>.</w:t>
      </w:r>
    </w:p>
    <w:p w14:paraId="4B23C2F2" w14:textId="35FAA53E" w:rsidR="00FA3B4C" w:rsidRPr="00A54BDE" w:rsidRDefault="00FA3B4C" w:rsidP="00CF0328">
      <w:pPr>
        <w:widowControl/>
        <w:rPr>
          <w:rFonts w:ascii="Arial" w:hAnsi="Arial" w:cs="Arial"/>
          <w:sz w:val="28"/>
          <w:szCs w:val="28"/>
        </w:rPr>
      </w:pPr>
    </w:p>
    <w:p w14:paraId="4120A4BB" w14:textId="77777777" w:rsidR="00FA3B4C" w:rsidRPr="00B96531" w:rsidRDefault="00FA3B4C" w:rsidP="00FA3B4C">
      <w:pPr>
        <w:pStyle w:val="ListParagraph"/>
        <w:numPr>
          <w:ilvl w:val="0"/>
          <w:numId w:val="13"/>
        </w:numPr>
        <w:rPr>
          <w:rFonts w:ascii="Arial" w:hAnsi="Arial" w:cs="Arial"/>
          <w:b/>
          <w:bCs/>
          <w:sz w:val="24"/>
          <w:szCs w:val="24"/>
          <w:u w:val="single"/>
        </w:rPr>
      </w:pPr>
      <w:r w:rsidRPr="00B96531">
        <w:rPr>
          <w:rFonts w:ascii="Arial" w:hAnsi="Arial" w:cs="Arial"/>
          <w:b/>
          <w:bCs/>
          <w:sz w:val="24"/>
          <w:szCs w:val="24"/>
          <w:u w:val="single"/>
        </w:rPr>
        <w:t>Convergence rate:</w:t>
      </w:r>
    </w:p>
    <w:p w14:paraId="7AE9E8B1" w14:textId="77777777" w:rsidR="00277664" w:rsidRDefault="00277664" w:rsidP="00CF0328">
      <w:pPr>
        <w:widowControl/>
        <w:rPr>
          <w:rFonts w:ascii="Arial" w:hAnsi="Arial" w:cs="Arial"/>
        </w:rPr>
        <w:sectPr w:rsidR="00277664" w:rsidSect="00F00600">
          <w:type w:val="continuous"/>
          <w:pgSz w:w="11900" w:h="16840"/>
          <w:pgMar w:top="720" w:right="720" w:bottom="720" w:left="720" w:header="851" w:footer="992" w:gutter="0"/>
          <w:cols w:space="425"/>
          <w:docGrid w:type="lines" w:linePitch="360"/>
        </w:sectPr>
      </w:pPr>
    </w:p>
    <w:p w14:paraId="0B060A09" w14:textId="3B0A3E00" w:rsidR="00277664" w:rsidRPr="00277664" w:rsidRDefault="00277664" w:rsidP="00277664">
      <w:pPr>
        <w:widowControl/>
        <w:jc w:val="center"/>
        <w:rPr>
          <w:rFonts w:ascii="Arial" w:hAnsi="Arial" w:cs="Arial"/>
          <w:b/>
          <w:bCs/>
        </w:rPr>
      </w:pPr>
      <w:r w:rsidRPr="00277664">
        <w:rPr>
          <w:rFonts w:ascii="Arial" w:hAnsi="Arial" w:cs="Arial" w:hint="eastAsia"/>
          <w:b/>
          <w:bCs/>
        </w:rPr>
        <w:t>A</w:t>
      </w:r>
      <w:r w:rsidRPr="00277664">
        <w:rPr>
          <w:rFonts w:ascii="Arial" w:hAnsi="Arial" w:cs="Arial"/>
          <w:b/>
          <w:bCs/>
        </w:rPr>
        <w:t>dam</w:t>
      </w:r>
    </w:p>
    <w:p w14:paraId="1A25904D" w14:textId="7B42E7D4" w:rsidR="00277664" w:rsidRDefault="00277664" w:rsidP="00277664">
      <w:pPr>
        <w:widowControl/>
        <w:jc w:val="center"/>
        <w:rPr>
          <w:rFonts w:ascii="Arial" w:hAnsi="Arial" w:cs="Arial"/>
        </w:rPr>
      </w:pPr>
      <w:r>
        <w:rPr>
          <w:rFonts w:ascii="Arial" w:hAnsi="Arial" w:cs="Arial"/>
        </w:rPr>
        <w:t>Lr = 0.01</w:t>
      </w:r>
    </w:p>
    <w:p w14:paraId="56F10420" w14:textId="073B6A0B" w:rsidR="00277664" w:rsidRDefault="00277664" w:rsidP="00CF0328">
      <w:pPr>
        <w:widowControl/>
        <w:rPr>
          <w:rFonts w:ascii="Arial" w:hAnsi="Arial" w:cs="Arial"/>
        </w:rPr>
      </w:pPr>
      <w:r>
        <w:rPr>
          <w:rFonts w:ascii="Arial" w:hAnsi="Arial" w:cs="Arial" w:hint="eastAsia"/>
          <w:noProof/>
        </w:rPr>
        <w:drawing>
          <wp:inline distT="0" distB="0" distL="0" distR="0" wp14:anchorId="0D5FE1EB" wp14:editId="78A36061">
            <wp:extent cx="2457929" cy="778521"/>
            <wp:effectExtent l="0" t="0" r="0" b="254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9366" cy="778976"/>
                    </a:xfrm>
                    <a:prstGeom prst="rect">
                      <a:avLst/>
                    </a:prstGeom>
                  </pic:spPr>
                </pic:pic>
              </a:graphicData>
            </a:graphic>
          </wp:inline>
        </w:drawing>
      </w:r>
    </w:p>
    <w:p w14:paraId="6BA20181" w14:textId="2CD9BDCA" w:rsidR="00FA3B4C" w:rsidRDefault="00277664" w:rsidP="00277664">
      <w:pPr>
        <w:widowControl/>
        <w:jc w:val="center"/>
        <w:rPr>
          <w:rFonts w:ascii="Arial" w:hAnsi="Arial" w:cs="Arial"/>
        </w:rPr>
      </w:pPr>
      <w:r>
        <w:rPr>
          <w:rFonts w:ascii="Arial" w:hAnsi="Arial" w:cs="Arial"/>
        </w:rPr>
        <w:t>Lr = 0.001</w:t>
      </w:r>
    </w:p>
    <w:p w14:paraId="4A8FCAEF" w14:textId="1FBADEA8" w:rsidR="006106C5" w:rsidRDefault="006106C5" w:rsidP="00277664">
      <w:pPr>
        <w:widowControl/>
        <w:jc w:val="center"/>
        <w:rPr>
          <w:rFonts w:ascii="Arial" w:hAnsi="Arial" w:cs="Arial"/>
        </w:rPr>
      </w:pPr>
      <w:r>
        <w:rPr>
          <w:rFonts w:ascii="Arial" w:hAnsi="Arial" w:cs="Arial" w:hint="eastAsia"/>
          <w:noProof/>
        </w:rPr>
        <w:drawing>
          <wp:inline distT="0" distB="0" distL="0" distR="0" wp14:anchorId="5EFC992A" wp14:editId="669653C1">
            <wp:extent cx="2432650" cy="770514"/>
            <wp:effectExtent l="0" t="0" r="6350" b="0"/>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2767" cy="780053"/>
                    </a:xfrm>
                    <a:prstGeom prst="rect">
                      <a:avLst/>
                    </a:prstGeom>
                  </pic:spPr>
                </pic:pic>
              </a:graphicData>
            </a:graphic>
          </wp:inline>
        </w:drawing>
      </w:r>
    </w:p>
    <w:p w14:paraId="34A05822" w14:textId="77777777" w:rsidR="006A13A0" w:rsidRDefault="006A13A0" w:rsidP="003942B0">
      <w:pPr>
        <w:widowControl/>
        <w:jc w:val="center"/>
        <w:rPr>
          <w:rFonts w:ascii="Arial" w:hAnsi="Arial" w:cs="Arial"/>
          <w:b/>
          <w:bCs/>
        </w:rPr>
      </w:pPr>
    </w:p>
    <w:p w14:paraId="2C1A2EC5" w14:textId="2370ACC2" w:rsidR="003942B0" w:rsidRPr="00277664" w:rsidRDefault="00277664" w:rsidP="003942B0">
      <w:pPr>
        <w:widowControl/>
        <w:jc w:val="center"/>
        <w:rPr>
          <w:rFonts w:ascii="Arial" w:hAnsi="Arial" w:cs="Arial"/>
          <w:b/>
          <w:bCs/>
        </w:rPr>
      </w:pPr>
      <w:r w:rsidRPr="00277664">
        <w:rPr>
          <w:rFonts w:ascii="Arial" w:hAnsi="Arial" w:cs="Arial"/>
          <w:b/>
          <w:bCs/>
        </w:rPr>
        <w:t>Mini-batch SGD</w:t>
      </w:r>
    </w:p>
    <w:p w14:paraId="0E52570B" w14:textId="233EF663" w:rsidR="00277664" w:rsidRDefault="00277664" w:rsidP="00277664">
      <w:pPr>
        <w:widowControl/>
        <w:jc w:val="center"/>
        <w:rPr>
          <w:rFonts w:ascii="Arial" w:hAnsi="Arial" w:cs="Arial"/>
        </w:rPr>
      </w:pPr>
      <w:r>
        <w:rPr>
          <w:rFonts w:ascii="Arial" w:hAnsi="Arial" w:cs="Arial"/>
        </w:rPr>
        <w:t>Lr = 0.01</w:t>
      </w:r>
    </w:p>
    <w:p w14:paraId="417F027D" w14:textId="29129BEC" w:rsidR="00277664" w:rsidRDefault="0088012F" w:rsidP="006106C5">
      <w:pPr>
        <w:widowControl/>
        <w:jc w:val="center"/>
        <w:rPr>
          <w:rFonts w:ascii="Arial" w:hAnsi="Arial" w:cs="Arial"/>
        </w:rPr>
      </w:pPr>
      <w:r>
        <w:rPr>
          <w:rFonts w:ascii="Arial" w:hAnsi="Arial" w:cs="Arial"/>
          <w:noProof/>
        </w:rPr>
        <w:drawing>
          <wp:inline distT="0" distB="0" distL="0" distR="0" wp14:anchorId="49F47E42" wp14:editId="57EF9EB1">
            <wp:extent cx="2499995" cy="791845"/>
            <wp:effectExtent l="0" t="0" r="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1602" cy="792354"/>
                    </a:xfrm>
                    <a:prstGeom prst="rect">
                      <a:avLst/>
                    </a:prstGeom>
                  </pic:spPr>
                </pic:pic>
              </a:graphicData>
            </a:graphic>
          </wp:inline>
        </w:drawing>
      </w:r>
    </w:p>
    <w:p w14:paraId="5D626F7C" w14:textId="46EDB5B5" w:rsidR="00277664" w:rsidRDefault="00277664" w:rsidP="00277664">
      <w:pPr>
        <w:widowControl/>
        <w:jc w:val="center"/>
        <w:rPr>
          <w:rFonts w:ascii="Arial" w:hAnsi="Arial" w:cs="Arial"/>
        </w:rPr>
      </w:pPr>
      <w:r>
        <w:rPr>
          <w:rFonts w:ascii="Arial" w:hAnsi="Arial" w:cs="Arial"/>
        </w:rPr>
        <w:t>Lr = 0.001</w:t>
      </w:r>
    </w:p>
    <w:p w14:paraId="2860AA1C" w14:textId="0661D909" w:rsidR="003942B0" w:rsidRDefault="0088012F" w:rsidP="00277664">
      <w:pPr>
        <w:widowControl/>
        <w:jc w:val="center"/>
        <w:rPr>
          <w:rFonts w:ascii="Arial" w:hAnsi="Arial" w:cs="Arial"/>
        </w:rPr>
      </w:pPr>
      <w:r>
        <w:rPr>
          <w:rFonts w:ascii="Arial" w:hAnsi="Arial" w:cs="Arial" w:hint="eastAsia"/>
          <w:noProof/>
        </w:rPr>
        <w:drawing>
          <wp:inline distT="0" distB="0" distL="0" distR="0" wp14:anchorId="78C26F9C" wp14:editId="316E97F5">
            <wp:extent cx="2424022" cy="767782"/>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6777" cy="774989"/>
                    </a:xfrm>
                    <a:prstGeom prst="rect">
                      <a:avLst/>
                    </a:prstGeom>
                  </pic:spPr>
                </pic:pic>
              </a:graphicData>
            </a:graphic>
          </wp:inline>
        </w:drawing>
      </w:r>
    </w:p>
    <w:p w14:paraId="72CFE916" w14:textId="77777777" w:rsidR="006A13A0" w:rsidRDefault="006A13A0" w:rsidP="00277664">
      <w:pPr>
        <w:widowControl/>
        <w:jc w:val="center"/>
        <w:rPr>
          <w:rFonts w:ascii="Arial" w:hAnsi="Arial" w:cs="Arial"/>
        </w:rPr>
      </w:pPr>
    </w:p>
    <w:p w14:paraId="5E6E4645" w14:textId="7F66F4DF" w:rsidR="003942B0" w:rsidRPr="006567DA" w:rsidRDefault="006567DA" w:rsidP="00277664">
      <w:pPr>
        <w:widowControl/>
        <w:jc w:val="center"/>
        <w:rPr>
          <w:rFonts w:ascii="Arial" w:hAnsi="Arial" w:cs="Arial"/>
          <w:b/>
          <w:bCs/>
        </w:rPr>
      </w:pPr>
      <w:r w:rsidRPr="006567DA">
        <w:rPr>
          <w:rFonts w:ascii="Arial" w:hAnsi="Arial" w:cs="Arial" w:hint="eastAsia"/>
          <w:b/>
          <w:bCs/>
        </w:rPr>
        <w:lastRenderedPageBreak/>
        <w:t>R</w:t>
      </w:r>
      <w:r w:rsidRPr="006567DA">
        <w:rPr>
          <w:rFonts w:ascii="Arial" w:hAnsi="Arial" w:cs="Arial"/>
          <w:b/>
          <w:bCs/>
        </w:rPr>
        <w:t>MSprop</w:t>
      </w:r>
    </w:p>
    <w:p w14:paraId="0C884B39" w14:textId="058F182C" w:rsidR="00266D4E" w:rsidRDefault="00266D4E" w:rsidP="00266D4E">
      <w:pPr>
        <w:widowControl/>
        <w:jc w:val="center"/>
        <w:rPr>
          <w:rFonts w:ascii="Arial" w:hAnsi="Arial" w:cs="Arial"/>
        </w:rPr>
      </w:pPr>
      <w:r>
        <w:rPr>
          <w:rFonts w:ascii="Arial" w:hAnsi="Arial" w:cs="Arial"/>
        </w:rPr>
        <w:t>Lr = 0.01</w:t>
      </w:r>
    </w:p>
    <w:p w14:paraId="5D9EF84B" w14:textId="10A7A6D3" w:rsidR="00266D4E" w:rsidRDefault="005A0446" w:rsidP="00266D4E">
      <w:pPr>
        <w:widowControl/>
        <w:jc w:val="center"/>
        <w:rPr>
          <w:rFonts w:ascii="Arial" w:hAnsi="Arial" w:cs="Arial"/>
        </w:rPr>
      </w:pPr>
      <w:r>
        <w:rPr>
          <w:rFonts w:ascii="Arial" w:hAnsi="Arial" w:cs="Arial"/>
          <w:noProof/>
        </w:rPr>
        <w:drawing>
          <wp:inline distT="0" distB="0" distL="0" distR="0" wp14:anchorId="0AB7A72D" wp14:editId="752CDDC4">
            <wp:extent cx="2499995" cy="791845"/>
            <wp:effectExtent l="0" t="0" r="0" b="825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9995" cy="791845"/>
                    </a:xfrm>
                    <a:prstGeom prst="rect">
                      <a:avLst/>
                    </a:prstGeom>
                  </pic:spPr>
                </pic:pic>
              </a:graphicData>
            </a:graphic>
          </wp:inline>
        </w:drawing>
      </w:r>
    </w:p>
    <w:p w14:paraId="5B4FCD67" w14:textId="552589DC" w:rsidR="005772DE" w:rsidRDefault="00266D4E" w:rsidP="005772DE">
      <w:pPr>
        <w:widowControl/>
        <w:jc w:val="center"/>
        <w:rPr>
          <w:rFonts w:ascii="Arial" w:hAnsi="Arial" w:cs="Arial"/>
        </w:rPr>
      </w:pPr>
      <w:r>
        <w:rPr>
          <w:rFonts w:ascii="Arial" w:hAnsi="Arial" w:cs="Arial"/>
        </w:rPr>
        <w:t>Lr = 0.001</w:t>
      </w:r>
    </w:p>
    <w:p w14:paraId="1C26A466" w14:textId="7E25CD65" w:rsidR="005772DE" w:rsidRDefault="005772DE" w:rsidP="005772DE">
      <w:pPr>
        <w:widowControl/>
        <w:jc w:val="center"/>
        <w:rPr>
          <w:rFonts w:ascii="Arial" w:hAnsi="Arial" w:cs="Arial"/>
        </w:rPr>
      </w:pPr>
      <w:r>
        <w:rPr>
          <w:rFonts w:ascii="Arial" w:hAnsi="Arial" w:cs="Arial" w:hint="eastAsia"/>
          <w:noProof/>
        </w:rPr>
        <w:drawing>
          <wp:inline distT="0" distB="0" distL="0" distR="0" wp14:anchorId="0B45A869" wp14:editId="29983138">
            <wp:extent cx="2499995" cy="791845"/>
            <wp:effectExtent l="0" t="0" r="0" b="8255"/>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9995" cy="791845"/>
                    </a:xfrm>
                    <a:prstGeom prst="rect">
                      <a:avLst/>
                    </a:prstGeom>
                  </pic:spPr>
                </pic:pic>
              </a:graphicData>
            </a:graphic>
          </wp:inline>
        </w:drawing>
      </w:r>
    </w:p>
    <w:p w14:paraId="3D9159A6" w14:textId="714AC0D0" w:rsidR="006106C5" w:rsidRDefault="006567DA" w:rsidP="005772DE">
      <w:pPr>
        <w:widowControl/>
        <w:jc w:val="center"/>
        <w:rPr>
          <w:rFonts w:ascii="Arial" w:hAnsi="Arial" w:cs="Arial"/>
          <w:b/>
          <w:bCs/>
        </w:rPr>
      </w:pPr>
      <w:r w:rsidRPr="006567DA">
        <w:rPr>
          <w:rFonts w:ascii="Arial" w:hAnsi="Arial" w:cs="Arial" w:hint="eastAsia"/>
          <w:b/>
          <w:bCs/>
        </w:rPr>
        <w:t>S</w:t>
      </w:r>
      <w:r w:rsidRPr="006567DA">
        <w:rPr>
          <w:rFonts w:ascii="Arial" w:hAnsi="Arial" w:cs="Arial"/>
          <w:b/>
          <w:bCs/>
        </w:rPr>
        <w:t>GD</w:t>
      </w:r>
    </w:p>
    <w:p w14:paraId="508F78FF" w14:textId="77777777" w:rsidR="00266D4E" w:rsidRDefault="00266D4E" w:rsidP="00266D4E">
      <w:pPr>
        <w:widowControl/>
        <w:jc w:val="center"/>
        <w:rPr>
          <w:rFonts w:ascii="Arial" w:hAnsi="Arial" w:cs="Arial"/>
        </w:rPr>
      </w:pPr>
      <w:r>
        <w:rPr>
          <w:rFonts w:ascii="Arial" w:hAnsi="Arial" w:cs="Arial"/>
        </w:rPr>
        <w:t>Lr = 0.01</w:t>
      </w:r>
    </w:p>
    <w:p w14:paraId="5BD3CEB1" w14:textId="7A4E0C6F" w:rsidR="00266D4E" w:rsidRDefault="001644A4" w:rsidP="00277664">
      <w:pPr>
        <w:widowControl/>
        <w:jc w:val="center"/>
        <w:rPr>
          <w:rFonts w:ascii="Arial" w:hAnsi="Arial" w:cs="Arial"/>
          <w:b/>
          <w:bCs/>
        </w:rPr>
      </w:pPr>
      <w:r>
        <w:rPr>
          <w:rFonts w:ascii="Arial" w:hAnsi="Arial" w:cs="Arial"/>
          <w:b/>
          <w:bCs/>
          <w:noProof/>
        </w:rPr>
        <w:drawing>
          <wp:inline distT="0" distB="0" distL="0" distR="0" wp14:anchorId="1F40057F" wp14:editId="45260233">
            <wp:extent cx="2499995" cy="780415"/>
            <wp:effectExtent l="0" t="0" r="0" b="63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9995" cy="780415"/>
                    </a:xfrm>
                    <a:prstGeom prst="rect">
                      <a:avLst/>
                    </a:prstGeom>
                  </pic:spPr>
                </pic:pic>
              </a:graphicData>
            </a:graphic>
          </wp:inline>
        </w:drawing>
      </w:r>
    </w:p>
    <w:p w14:paraId="7CCEC00E" w14:textId="631AF362" w:rsidR="00266D4E" w:rsidRPr="005A0446" w:rsidRDefault="005A0446" w:rsidP="00277664">
      <w:pPr>
        <w:widowControl/>
        <w:jc w:val="center"/>
        <w:rPr>
          <w:rFonts w:ascii="Arial" w:hAnsi="Arial" w:cs="Arial"/>
        </w:rPr>
      </w:pPr>
      <w:r>
        <w:rPr>
          <w:rFonts w:ascii="Arial" w:hAnsi="Arial" w:cs="Arial"/>
        </w:rPr>
        <w:t>Lr = 0.05</w:t>
      </w:r>
    </w:p>
    <w:p w14:paraId="616B84A0" w14:textId="509E5970" w:rsidR="001644A4" w:rsidRDefault="00DE614E" w:rsidP="006567DA">
      <w:pPr>
        <w:widowControl/>
        <w:jc w:val="center"/>
        <w:rPr>
          <w:rFonts w:ascii="Arial" w:hAnsi="Arial" w:cs="Arial"/>
        </w:rPr>
      </w:pPr>
      <w:r>
        <w:rPr>
          <w:rFonts w:ascii="Arial" w:hAnsi="Arial" w:cs="Arial" w:hint="eastAsia"/>
          <w:noProof/>
        </w:rPr>
        <w:drawing>
          <wp:inline distT="0" distB="0" distL="0" distR="0" wp14:anchorId="65D9EF22" wp14:editId="0E952369">
            <wp:extent cx="2499995" cy="780415"/>
            <wp:effectExtent l="0" t="0" r="0" b="63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9995" cy="780415"/>
                    </a:xfrm>
                    <a:prstGeom prst="rect">
                      <a:avLst/>
                    </a:prstGeom>
                  </pic:spPr>
                </pic:pic>
              </a:graphicData>
            </a:graphic>
          </wp:inline>
        </w:drawing>
      </w:r>
    </w:p>
    <w:p w14:paraId="1E43D426" w14:textId="15683C7C" w:rsidR="006567DA" w:rsidRDefault="006567DA" w:rsidP="00CF0328">
      <w:pPr>
        <w:widowControl/>
        <w:rPr>
          <w:rFonts w:ascii="Arial" w:hAnsi="Arial" w:cs="Arial"/>
        </w:rPr>
        <w:sectPr w:rsidR="006567DA" w:rsidSect="00277664">
          <w:type w:val="continuous"/>
          <w:pgSz w:w="11900" w:h="16840"/>
          <w:pgMar w:top="1440" w:right="1800" w:bottom="1440" w:left="1800" w:header="851" w:footer="992" w:gutter="0"/>
          <w:cols w:num="2" w:space="425"/>
          <w:docGrid w:type="lines" w:linePitch="360"/>
        </w:sectPr>
      </w:pPr>
    </w:p>
    <w:p w14:paraId="5A50E485" w14:textId="478AB3F6" w:rsidR="008B0712" w:rsidRDefault="008B0712" w:rsidP="00CF0328">
      <w:pPr>
        <w:widowControl/>
        <w:rPr>
          <w:rFonts w:ascii="Arial" w:hAnsi="Arial" w:cs="Arial"/>
        </w:rPr>
      </w:pPr>
    </w:p>
    <w:p w14:paraId="2F26B79D" w14:textId="3864AC34" w:rsidR="003942B0" w:rsidRDefault="00730DF6" w:rsidP="00256D98">
      <w:pPr>
        <w:rPr>
          <w:rFonts w:ascii="Arial" w:hAnsi="Arial" w:cs="Arial"/>
        </w:rPr>
      </w:pPr>
      <w:r>
        <w:rPr>
          <w:rFonts w:ascii="Arial" w:hAnsi="Arial" w:cs="Arial"/>
        </w:rPr>
        <w:t xml:space="preserve">Compared to </w:t>
      </w:r>
      <w:r w:rsidR="00B03AFB">
        <w:rPr>
          <w:rFonts w:ascii="Arial" w:hAnsi="Arial" w:cs="Arial"/>
        </w:rPr>
        <w:t>CNN</w:t>
      </w:r>
      <w:r w:rsidR="00643507" w:rsidRPr="00643507">
        <w:rPr>
          <w:rFonts w:ascii="Arial" w:hAnsi="Arial" w:cs="Arial"/>
        </w:rPr>
        <w:t>, Adam</w:t>
      </w:r>
      <w:ins w:id="41" w:author="admin" w:date="2021-05-07T18:29:00Z">
        <w:r w:rsidR="00051DED">
          <w:rPr>
            <w:rFonts w:ascii="Arial" w:eastAsia="DengXian" w:hAnsi="Arial" w:cs="Arial" w:hint="eastAsia"/>
            <w:lang w:eastAsia="zh-CN"/>
          </w:rPr>
          <w:t xml:space="preserve">, </w:t>
        </w:r>
      </w:ins>
      <w:del w:id="42" w:author="admin" w:date="2021-05-07T18:29:00Z">
        <w:r w:rsidR="00643507" w:rsidRPr="00643507" w:rsidDel="00051DED">
          <w:rPr>
            <w:rFonts w:ascii="Arial" w:hAnsi="Arial" w:cs="Arial"/>
          </w:rPr>
          <w:delText xml:space="preserve"> </w:delText>
        </w:r>
        <w:r w:rsidR="00F14AC2" w:rsidDel="00051DED">
          <w:rPr>
            <w:rFonts w:ascii="Arial" w:hAnsi="Arial" w:cs="Arial"/>
          </w:rPr>
          <w:delText xml:space="preserve">and </w:delText>
        </w:r>
      </w:del>
      <w:r w:rsidR="00F14AC2">
        <w:rPr>
          <w:rFonts w:ascii="Arial" w:hAnsi="Arial" w:cs="Arial"/>
        </w:rPr>
        <w:t>Mini-batch SGD</w:t>
      </w:r>
      <w:ins w:id="43" w:author="admin" w:date="2021-05-07T18:30:00Z">
        <w:r w:rsidR="00051DED">
          <w:rPr>
            <w:rFonts w:ascii="Arial" w:eastAsia="DengXian" w:hAnsi="Arial" w:cs="Arial" w:hint="eastAsia"/>
            <w:lang w:eastAsia="zh-CN"/>
          </w:rPr>
          <w:t>,</w:t>
        </w:r>
      </w:ins>
      <w:r w:rsidR="00F14AC2">
        <w:rPr>
          <w:rFonts w:ascii="Arial" w:hAnsi="Arial" w:cs="Arial"/>
        </w:rPr>
        <w:t xml:space="preserve"> </w:t>
      </w:r>
      <w:r w:rsidR="007862BC">
        <w:rPr>
          <w:rFonts w:ascii="Arial" w:hAnsi="Arial" w:cs="Arial"/>
        </w:rPr>
        <w:t>and SGD has a more stable converge rate.</w:t>
      </w:r>
      <w:r w:rsidR="00256D98">
        <w:rPr>
          <w:rFonts w:ascii="Arial" w:hAnsi="Arial" w:cs="Arial"/>
        </w:rPr>
        <w:t xml:space="preserve"> </w:t>
      </w:r>
      <w:r w:rsidR="005C49E4">
        <w:rPr>
          <w:rFonts w:ascii="Arial" w:hAnsi="Arial" w:cs="Arial"/>
        </w:rPr>
        <w:t>For the SGD</w:t>
      </w:r>
      <w:r w:rsidR="00DE614E">
        <w:rPr>
          <w:rFonts w:ascii="Arial" w:hAnsi="Arial" w:cs="Arial"/>
        </w:rPr>
        <w:t>, Lr = 0.01</w:t>
      </w:r>
      <w:r w:rsidR="005C49E4">
        <w:rPr>
          <w:rFonts w:ascii="Arial" w:hAnsi="Arial" w:cs="Arial"/>
        </w:rPr>
        <w:t xml:space="preserve">, it presents a smooth curve of </w:t>
      </w:r>
      <w:r w:rsidR="00E976BC">
        <w:rPr>
          <w:rFonts w:ascii="Arial" w:hAnsi="Arial" w:cs="Arial"/>
        </w:rPr>
        <w:t>gradient descent. However, please note that</w:t>
      </w:r>
      <w:r w:rsidR="005F520B">
        <w:rPr>
          <w:rFonts w:ascii="Arial" w:hAnsi="Arial" w:cs="Arial"/>
        </w:rPr>
        <w:t xml:space="preserve"> the loss of the SGD is in scale 10^7</w:t>
      </w:r>
      <w:r w:rsidR="001268FF">
        <w:rPr>
          <w:rFonts w:ascii="Arial" w:hAnsi="Arial" w:cs="Arial"/>
        </w:rPr>
        <w:t>. Even after 100 epochs</w:t>
      </w:r>
      <w:r w:rsidR="00F83F34">
        <w:rPr>
          <w:rFonts w:ascii="Arial" w:hAnsi="Arial" w:cs="Arial"/>
        </w:rPr>
        <w:t>, the loss is still extremely large (20000</w:t>
      </w:r>
      <w:r w:rsidR="00C31615">
        <w:rPr>
          <w:rFonts w:ascii="Arial" w:hAnsi="Arial" w:cs="Arial"/>
        </w:rPr>
        <w:t xml:space="preserve">0+). By giving </w:t>
      </w:r>
      <w:r w:rsidR="00234DE9">
        <w:rPr>
          <w:rFonts w:ascii="Arial" w:hAnsi="Arial" w:cs="Arial"/>
        </w:rPr>
        <w:t>500 more epochs, it should have a lower loss and higher accuracy.</w:t>
      </w:r>
      <w:r w:rsidR="00415D24">
        <w:rPr>
          <w:rFonts w:ascii="Arial" w:hAnsi="Arial" w:cs="Arial"/>
        </w:rPr>
        <w:t xml:space="preserve"> In</w:t>
      </w:r>
      <w:r w:rsidR="00415D24" w:rsidRPr="00415D24">
        <w:rPr>
          <w:rFonts w:ascii="Arial" w:hAnsi="Arial" w:cs="Arial"/>
        </w:rPr>
        <w:t xml:space="preserve"> </w:t>
      </w:r>
      <w:r w:rsidR="00415D24">
        <w:rPr>
          <w:rFonts w:ascii="Arial" w:hAnsi="Arial" w:cs="Arial"/>
        </w:rPr>
        <w:t>SGD, Lr =0.05, we naively</w:t>
      </w:r>
      <w:r w:rsidR="00081651">
        <w:rPr>
          <w:rFonts w:ascii="Arial" w:hAnsi="Arial" w:cs="Arial"/>
        </w:rPr>
        <w:t xml:space="preserve"> expected a faster convergence will be </w:t>
      </w:r>
      <w:r w:rsidR="00F123CA">
        <w:rPr>
          <w:rFonts w:ascii="Arial" w:hAnsi="Arial" w:cs="Arial"/>
        </w:rPr>
        <w:t>seen</w:t>
      </w:r>
      <w:r w:rsidR="004F4460">
        <w:rPr>
          <w:rFonts w:ascii="Arial" w:hAnsi="Arial" w:cs="Arial"/>
        </w:rPr>
        <w:t>,</w:t>
      </w:r>
      <w:r w:rsidR="00F123CA">
        <w:rPr>
          <w:rFonts w:ascii="Arial" w:hAnsi="Arial" w:cs="Arial"/>
        </w:rPr>
        <w:t xml:space="preserve"> but instead</w:t>
      </w:r>
      <w:r w:rsidR="004F4460">
        <w:rPr>
          <w:rFonts w:ascii="Arial" w:hAnsi="Arial" w:cs="Arial"/>
        </w:rPr>
        <w:t xml:space="preserve"> it cannot be converged due to the too high learning rate. F</w:t>
      </w:r>
      <w:r w:rsidR="0092295D">
        <w:rPr>
          <w:rFonts w:ascii="Arial" w:hAnsi="Arial" w:cs="Arial"/>
        </w:rPr>
        <w:t>rom this point of view, we can conclude that SGD still has the lowest convergence rate.</w:t>
      </w:r>
    </w:p>
    <w:p w14:paraId="1A606EE1" w14:textId="7755006F" w:rsidR="00A8649E" w:rsidRDefault="00A8649E" w:rsidP="00A8649E">
      <w:pPr>
        <w:pStyle w:val="Heading2"/>
      </w:pPr>
      <w:bookmarkStart w:id="44" w:name="_Toc71298890"/>
      <w:r>
        <w:rPr>
          <w:rFonts w:hint="eastAsia"/>
        </w:rPr>
        <w:t>6</w:t>
      </w:r>
      <w:r>
        <w:t xml:space="preserve">.2 CNN vs </w:t>
      </w:r>
      <w:r w:rsidR="003C349D">
        <w:t>MLP</w:t>
      </w:r>
      <w:bookmarkEnd w:id="44"/>
    </w:p>
    <w:p w14:paraId="12FEA8D3" w14:textId="6505766A" w:rsidR="003C349D" w:rsidRPr="004110B5" w:rsidRDefault="003C349D" w:rsidP="003C349D">
      <w:pPr>
        <w:rPr>
          <w:rFonts w:ascii="Arial" w:hAnsi="Arial" w:cs="Arial"/>
        </w:rPr>
      </w:pPr>
      <w:r w:rsidRPr="004110B5">
        <w:rPr>
          <w:rFonts w:ascii="Arial" w:hAnsi="Arial" w:cs="Arial"/>
        </w:rPr>
        <w:t xml:space="preserve">From the tables and graphs shown in the above section, there are some apparent differences </w:t>
      </w:r>
      <w:r w:rsidR="009D6B5E" w:rsidRPr="004110B5">
        <w:rPr>
          <w:rFonts w:ascii="Arial" w:hAnsi="Arial" w:cs="Arial"/>
        </w:rPr>
        <w:t xml:space="preserve">between CNN and MLP </w:t>
      </w:r>
      <w:r w:rsidRPr="004110B5">
        <w:rPr>
          <w:rFonts w:ascii="Arial" w:hAnsi="Arial" w:cs="Arial"/>
        </w:rPr>
        <w:t>illustrated</w:t>
      </w:r>
      <w:r w:rsidR="009D6B5E" w:rsidRPr="004110B5">
        <w:rPr>
          <w:rFonts w:ascii="Arial" w:hAnsi="Arial" w:cs="Arial"/>
        </w:rPr>
        <w:t>.</w:t>
      </w:r>
    </w:p>
    <w:p w14:paraId="1D9CA6A3" w14:textId="1DB184CC" w:rsidR="009D6B5E" w:rsidRPr="004110B5" w:rsidRDefault="009D6B5E" w:rsidP="003C349D">
      <w:pPr>
        <w:rPr>
          <w:rFonts w:ascii="Arial" w:hAnsi="Arial" w:cs="Arial"/>
        </w:rPr>
      </w:pPr>
    </w:p>
    <w:p w14:paraId="3E4047D2" w14:textId="6077417E" w:rsidR="009D6B5E" w:rsidRPr="004110B5" w:rsidRDefault="004110B5" w:rsidP="009D6B5E">
      <w:pPr>
        <w:pStyle w:val="ListParagraph"/>
        <w:numPr>
          <w:ilvl w:val="0"/>
          <w:numId w:val="14"/>
        </w:numPr>
        <w:rPr>
          <w:rFonts w:ascii="Arial" w:hAnsi="Arial" w:cs="Arial"/>
          <w:sz w:val="24"/>
          <w:szCs w:val="24"/>
        </w:rPr>
      </w:pPr>
      <w:r w:rsidRPr="004110B5">
        <w:rPr>
          <w:rFonts w:ascii="Arial" w:hAnsi="Arial" w:cs="Arial"/>
          <w:sz w:val="24"/>
          <w:szCs w:val="24"/>
        </w:rPr>
        <w:t>CNN has a higher accuracy than MLP:</w:t>
      </w:r>
    </w:p>
    <w:p w14:paraId="5A1878E8" w14:textId="115C83D4" w:rsidR="004110B5" w:rsidRDefault="00BF246E" w:rsidP="004110B5">
      <w:pPr>
        <w:pStyle w:val="ListParagraph"/>
        <w:ind w:left="480"/>
        <w:rPr>
          <w:rFonts w:ascii="Arial" w:hAnsi="Arial" w:cs="Arial"/>
          <w:sz w:val="24"/>
          <w:szCs w:val="24"/>
        </w:rPr>
      </w:pPr>
      <w:r>
        <w:rPr>
          <w:rFonts w:ascii="Arial" w:hAnsi="Arial" w:cs="Arial"/>
          <w:sz w:val="24"/>
          <w:szCs w:val="24"/>
        </w:rPr>
        <w:t>The best (most accurate) MLP model in this study is with hyper</w:t>
      </w:r>
      <w:r w:rsidR="00830BE2">
        <w:rPr>
          <w:rFonts w:ascii="Arial" w:hAnsi="Arial" w:cs="Arial"/>
          <w:sz w:val="24"/>
          <w:szCs w:val="24"/>
        </w:rPr>
        <w:t>-</w:t>
      </w:r>
      <w:r>
        <w:rPr>
          <w:rFonts w:ascii="Arial" w:hAnsi="Arial" w:cs="Arial"/>
          <w:sz w:val="24"/>
          <w:szCs w:val="24"/>
        </w:rPr>
        <w:t>para</w:t>
      </w:r>
      <w:r w:rsidR="00830BE2">
        <w:rPr>
          <w:rFonts w:ascii="Arial" w:hAnsi="Arial" w:cs="Arial"/>
          <w:sz w:val="24"/>
          <w:szCs w:val="24"/>
        </w:rPr>
        <w:t xml:space="preserve">meters: optimizer = </w:t>
      </w:r>
      <w:r w:rsidR="00A90DAC">
        <w:rPr>
          <w:rFonts w:ascii="Arial" w:hAnsi="Arial" w:cs="Arial"/>
          <w:sz w:val="24"/>
          <w:szCs w:val="24"/>
        </w:rPr>
        <w:t xml:space="preserve">Mini-batch SGD with learning rate = </w:t>
      </w:r>
      <w:r w:rsidR="00140740">
        <w:rPr>
          <w:rFonts w:ascii="Arial" w:hAnsi="Arial" w:cs="Arial"/>
          <w:sz w:val="24"/>
          <w:szCs w:val="24"/>
        </w:rPr>
        <w:t xml:space="preserve">0.01. The corresponding test accuracy is 0.8274. Although </w:t>
      </w:r>
      <w:r w:rsidR="005841C1">
        <w:rPr>
          <w:rFonts w:ascii="Arial" w:hAnsi="Arial" w:cs="Arial"/>
          <w:sz w:val="24"/>
          <w:szCs w:val="24"/>
        </w:rPr>
        <w:t xml:space="preserve">this model is not the best tuned MLP, we can </w:t>
      </w:r>
      <w:r w:rsidR="00FD1454">
        <w:rPr>
          <w:rFonts w:ascii="Arial" w:hAnsi="Arial" w:cs="Arial"/>
          <w:sz w:val="24"/>
          <w:szCs w:val="24"/>
        </w:rPr>
        <w:t>deduce</w:t>
      </w:r>
      <w:r w:rsidR="005841C1">
        <w:rPr>
          <w:rFonts w:ascii="Arial" w:hAnsi="Arial" w:cs="Arial"/>
          <w:sz w:val="24"/>
          <w:szCs w:val="24"/>
        </w:rPr>
        <w:t xml:space="preserve"> that the accuracy ceiling </w:t>
      </w:r>
      <w:r w:rsidR="00FD1454">
        <w:rPr>
          <w:rFonts w:ascii="Arial" w:hAnsi="Arial" w:cs="Arial"/>
          <w:sz w:val="24"/>
          <w:szCs w:val="24"/>
        </w:rPr>
        <w:t>of using MLP would be around 85%</w:t>
      </w:r>
      <w:r w:rsidR="00FB15F6">
        <w:rPr>
          <w:rFonts w:ascii="Arial" w:hAnsi="Arial" w:cs="Arial"/>
          <w:sz w:val="24"/>
          <w:szCs w:val="24"/>
        </w:rPr>
        <w:t xml:space="preserve">. Whilst the CNN </w:t>
      </w:r>
      <w:r w:rsidR="004501F2">
        <w:rPr>
          <w:rFonts w:ascii="Arial" w:hAnsi="Arial" w:cs="Arial"/>
          <w:sz w:val="24"/>
          <w:szCs w:val="24"/>
        </w:rPr>
        <w:t>models can always exceed this ceiling (if not underfitted)</w:t>
      </w:r>
      <w:r w:rsidR="00A440D0">
        <w:rPr>
          <w:rFonts w:ascii="Arial" w:hAnsi="Arial" w:cs="Arial"/>
          <w:sz w:val="24"/>
          <w:szCs w:val="24"/>
        </w:rPr>
        <w:t xml:space="preserve">. We can conclude that </w:t>
      </w:r>
      <w:r w:rsidR="00A43F9E">
        <w:rPr>
          <w:rFonts w:ascii="Arial" w:hAnsi="Arial" w:cs="Arial"/>
          <w:sz w:val="24"/>
          <w:szCs w:val="24"/>
        </w:rPr>
        <w:t>CNN handle image data better than the plain MLP</w:t>
      </w:r>
      <w:r w:rsidR="006062AB">
        <w:rPr>
          <w:rFonts w:ascii="Arial" w:hAnsi="Arial" w:cs="Arial"/>
          <w:sz w:val="24"/>
          <w:szCs w:val="24"/>
        </w:rPr>
        <w:t>.</w:t>
      </w:r>
    </w:p>
    <w:p w14:paraId="253A2021" w14:textId="77777777" w:rsidR="006062AB" w:rsidRPr="004110B5" w:rsidRDefault="006062AB" w:rsidP="004110B5">
      <w:pPr>
        <w:pStyle w:val="ListParagraph"/>
        <w:ind w:left="480"/>
        <w:rPr>
          <w:rFonts w:ascii="Arial" w:hAnsi="Arial" w:cs="Arial"/>
          <w:sz w:val="24"/>
          <w:szCs w:val="24"/>
        </w:rPr>
      </w:pPr>
    </w:p>
    <w:p w14:paraId="6AF22B76" w14:textId="2D2DE163" w:rsidR="004110B5" w:rsidRDefault="006062AB" w:rsidP="009D6B5E">
      <w:pPr>
        <w:pStyle w:val="ListParagraph"/>
        <w:numPr>
          <w:ilvl w:val="0"/>
          <w:numId w:val="14"/>
        </w:numPr>
        <w:rPr>
          <w:rFonts w:ascii="Arial" w:hAnsi="Arial" w:cs="Arial"/>
          <w:sz w:val="24"/>
          <w:szCs w:val="24"/>
        </w:rPr>
      </w:pPr>
      <w:r w:rsidRPr="006062AB">
        <w:rPr>
          <w:rFonts w:ascii="Arial" w:hAnsi="Arial" w:cs="Arial"/>
          <w:sz w:val="24"/>
          <w:szCs w:val="24"/>
        </w:rPr>
        <w:t>MLP has a faster training time than CNN</w:t>
      </w:r>
      <w:r w:rsidR="006A13A0">
        <w:rPr>
          <w:rFonts w:ascii="Arial" w:hAnsi="Arial" w:cs="Arial"/>
          <w:sz w:val="24"/>
          <w:szCs w:val="24"/>
        </w:rPr>
        <w:t>.</w:t>
      </w:r>
    </w:p>
    <w:p w14:paraId="086B414E" w14:textId="69A46F6D" w:rsidR="006062AB" w:rsidRPr="006062AB" w:rsidRDefault="00C57ED9" w:rsidP="00901913">
      <w:pPr>
        <w:pStyle w:val="Heading1"/>
        <w:jc w:val="center"/>
        <w:rPr>
          <w:sz w:val="24"/>
          <w:szCs w:val="24"/>
        </w:rPr>
      </w:pPr>
      <w:bookmarkStart w:id="45" w:name="_Toc71298891"/>
      <w:r w:rsidRPr="00C57ED9">
        <w:rPr>
          <w:rFonts w:hint="eastAsia"/>
          <w:szCs w:val="40"/>
        </w:rPr>
        <w:lastRenderedPageBreak/>
        <w:t>7</w:t>
      </w:r>
      <w:r>
        <w:rPr>
          <w:sz w:val="24"/>
          <w:szCs w:val="24"/>
        </w:rPr>
        <w:t xml:space="preserve">. </w:t>
      </w:r>
      <w:r>
        <w:rPr>
          <w:noProof/>
        </w:rPr>
        <w:t>Limitation and Conclusion</w:t>
      </w:r>
      <w:bookmarkEnd w:id="45"/>
    </w:p>
    <w:p w14:paraId="28352886" w14:textId="4B25097D" w:rsidR="00A8649E" w:rsidRDefault="00C57ED9" w:rsidP="003F29EA">
      <w:pPr>
        <w:pStyle w:val="Heading2"/>
        <w:rPr>
          <w:lang w:val="en-HK"/>
        </w:rPr>
      </w:pPr>
      <w:bookmarkStart w:id="46" w:name="_Toc71298892"/>
      <w:r>
        <w:rPr>
          <w:rFonts w:hint="eastAsia"/>
          <w:lang w:val="en-HK"/>
        </w:rPr>
        <w:t>7</w:t>
      </w:r>
      <w:r>
        <w:rPr>
          <w:lang w:val="en-HK"/>
        </w:rPr>
        <w:t>.1 Limitation</w:t>
      </w:r>
      <w:r w:rsidR="003F29EA">
        <w:rPr>
          <w:lang w:val="en-HK"/>
        </w:rPr>
        <w:t>s</w:t>
      </w:r>
      <w:bookmarkEnd w:id="46"/>
    </w:p>
    <w:p w14:paraId="66E9DFCB" w14:textId="1CD42066" w:rsidR="003F29EA" w:rsidRDefault="003F29EA" w:rsidP="00256D98">
      <w:pPr>
        <w:rPr>
          <w:rFonts w:ascii="Arial" w:hAnsi="Arial" w:cs="Arial"/>
          <w:b/>
          <w:bCs/>
          <w:i/>
          <w:iCs/>
          <w:lang w:val="en-HK"/>
        </w:rPr>
      </w:pPr>
      <w:r w:rsidRPr="00483EF6">
        <w:rPr>
          <w:rFonts w:ascii="Arial" w:hAnsi="Arial" w:cs="Arial" w:hint="eastAsia"/>
          <w:b/>
          <w:bCs/>
          <w:i/>
          <w:iCs/>
          <w:lang w:val="en-HK"/>
        </w:rPr>
        <w:t>7</w:t>
      </w:r>
      <w:r w:rsidRPr="00483EF6">
        <w:rPr>
          <w:rFonts w:ascii="Arial" w:hAnsi="Arial" w:cs="Arial"/>
          <w:b/>
          <w:bCs/>
          <w:i/>
          <w:iCs/>
          <w:lang w:val="en-HK"/>
        </w:rPr>
        <w:t xml:space="preserve">.1.1 </w:t>
      </w:r>
      <w:r w:rsidR="003844B8">
        <w:rPr>
          <w:rFonts w:ascii="Arial" w:hAnsi="Arial" w:cs="Arial"/>
          <w:b/>
          <w:bCs/>
          <w:i/>
          <w:iCs/>
          <w:lang w:val="en-HK"/>
        </w:rPr>
        <w:t xml:space="preserve">Time and </w:t>
      </w:r>
      <w:r w:rsidR="00483EF6" w:rsidRPr="00483EF6">
        <w:rPr>
          <w:rFonts w:ascii="Arial" w:hAnsi="Arial" w:cs="Arial"/>
          <w:b/>
          <w:bCs/>
          <w:i/>
          <w:iCs/>
          <w:lang w:val="en-HK"/>
        </w:rPr>
        <w:t xml:space="preserve">Computational (hardware) </w:t>
      </w:r>
      <w:r w:rsidRPr="00483EF6">
        <w:rPr>
          <w:rFonts w:ascii="Arial" w:hAnsi="Arial" w:cs="Arial"/>
          <w:b/>
          <w:bCs/>
          <w:i/>
          <w:iCs/>
          <w:lang w:val="en-HK"/>
        </w:rPr>
        <w:t>Constraint</w:t>
      </w:r>
      <w:r w:rsidR="00483EF6" w:rsidRPr="00483EF6">
        <w:rPr>
          <w:rFonts w:ascii="Arial" w:hAnsi="Arial" w:cs="Arial"/>
          <w:b/>
          <w:bCs/>
          <w:i/>
          <w:iCs/>
          <w:lang w:val="en-HK"/>
        </w:rPr>
        <w:t>:</w:t>
      </w:r>
    </w:p>
    <w:p w14:paraId="7595A87B" w14:textId="1B5165AE" w:rsidR="009C439C" w:rsidRDefault="009C439C" w:rsidP="00256D98">
      <w:pPr>
        <w:rPr>
          <w:rFonts w:ascii="Arial" w:hAnsi="Arial" w:cs="Arial"/>
          <w:lang w:val="en-HK"/>
        </w:rPr>
      </w:pPr>
      <w:r>
        <w:rPr>
          <w:rFonts w:ascii="Arial" w:hAnsi="Arial" w:cs="Arial"/>
          <w:lang w:val="en-HK"/>
        </w:rPr>
        <w:t xml:space="preserve">In this study, </w:t>
      </w:r>
      <w:r w:rsidR="00F72BBE">
        <w:rPr>
          <w:rFonts w:ascii="Arial" w:hAnsi="Arial" w:cs="Arial"/>
          <w:lang w:val="en-HK"/>
        </w:rPr>
        <w:t xml:space="preserve">we decided to use the trimmed dataset </w:t>
      </w:r>
      <w:r w:rsidR="00FB5586">
        <w:rPr>
          <w:rFonts w:ascii="Arial" w:hAnsi="Arial" w:cs="Arial"/>
          <w:lang w:val="en-HK"/>
        </w:rPr>
        <w:t xml:space="preserve">to perform binary classification instead of </w:t>
      </w:r>
      <w:r w:rsidR="00DB3AC5">
        <w:rPr>
          <w:rFonts w:ascii="Arial" w:hAnsi="Arial" w:cs="Arial"/>
          <w:lang w:val="en-HK"/>
        </w:rPr>
        <w:t xml:space="preserve">the whole dataset to </w:t>
      </w:r>
      <w:r w:rsidR="00AF3BD9">
        <w:rPr>
          <w:rFonts w:ascii="Arial" w:hAnsi="Arial" w:cs="Arial"/>
          <w:lang w:val="en-HK"/>
        </w:rPr>
        <w:t xml:space="preserve">illustrate </w:t>
      </w:r>
      <w:r w:rsidR="00FB5586">
        <w:rPr>
          <w:rFonts w:ascii="Arial" w:hAnsi="Arial" w:cs="Arial"/>
          <w:lang w:val="en-HK"/>
        </w:rPr>
        <w:t>multi</w:t>
      </w:r>
      <w:r w:rsidR="00DB3AC5">
        <w:rPr>
          <w:rFonts w:ascii="Arial" w:hAnsi="Arial" w:cs="Arial"/>
          <w:lang w:val="en-HK"/>
        </w:rPr>
        <w:t>class</w:t>
      </w:r>
      <w:r w:rsidR="00FB5586">
        <w:rPr>
          <w:rFonts w:ascii="Arial" w:hAnsi="Arial" w:cs="Arial"/>
          <w:lang w:val="en-HK"/>
        </w:rPr>
        <w:t xml:space="preserve"> classification</w:t>
      </w:r>
      <w:r w:rsidR="008E5FF6">
        <w:rPr>
          <w:rFonts w:ascii="Arial" w:hAnsi="Arial" w:cs="Arial"/>
          <w:lang w:val="en-HK"/>
        </w:rPr>
        <w:t xml:space="preserve"> due to the computational constraint. </w:t>
      </w:r>
      <w:r w:rsidR="005D2ED1">
        <w:rPr>
          <w:rFonts w:ascii="Arial" w:hAnsi="Arial" w:cs="Arial"/>
          <w:lang w:val="en-HK"/>
        </w:rPr>
        <w:t>By using merely CPU, the training time</w:t>
      </w:r>
      <w:r w:rsidR="00397283">
        <w:rPr>
          <w:rFonts w:ascii="Arial" w:hAnsi="Arial" w:cs="Arial"/>
          <w:lang w:val="en-HK"/>
        </w:rPr>
        <w:t xml:space="preserve"> and the memory usage</w:t>
      </w:r>
      <w:r w:rsidR="005D2ED1">
        <w:rPr>
          <w:rFonts w:ascii="Arial" w:hAnsi="Arial" w:cs="Arial"/>
          <w:lang w:val="en-HK"/>
        </w:rPr>
        <w:t xml:space="preserve"> </w:t>
      </w:r>
      <w:r w:rsidR="00397283">
        <w:rPr>
          <w:rFonts w:ascii="Arial" w:hAnsi="Arial" w:cs="Arial"/>
          <w:lang w:val="en-HK"/>
        </w:rPr>
        <w:t xml:space="preserve">is overwhelming in CNN. </w:t>
      </w:r>
    </w:p>
    <w:p w14:paraId="1CB68806" w14:textId="218D106B" w:rsidR="005A7ECF" w:rsidRDefault="005A7ECF" w:rsidP="00256D98">
      <w:pPr>
        <w:rPr>
          <w:rFonts w:ascii="Arial" w:hAnsi="Arial" w:cs="Arial"/>
          <w:lang w:val="en-HK"/>
        </w:rPr>
      </w:pPr>
    </w:p>
    <w:p w14:paraId="7FA862EF" w14:textId="0C38287D" w:rsidR="009C439C" w:rsidRPr="0088466F" w:rsidRDefault="005A7ECF" w:rsidP="00256D98">
      <w:pPr>
        <w:rPr>
          <w:rFonts w:ascii="Arial" w:hAnsi="Arial" w:cs="Arial"/>
          <w:lang w:val="en-HK"/>
        </w:rPr>
      </w:pPr>
      <w:r>
        <w:rPr>
          <w:rFonts w:ascii="Arial" w:hAnsi="Arial" w:cs="Arial" w:hint="eastAsia"/>
          <w:lang w:val="en-HK"/>
        </w:rPr>
        <w:t>F</w:t>
      </w:r>
      <w:r>
        <w:rPr>
          <w:rFonts w:ascii="Arial" w:hAnsi="Arial" w:cs="Arial"/>
          <w:lang w:val="en-HK"/>
        </w:rPr>
        <w:t xml:space="preserve">or the SGD part, we are also unable to deliver an epoch </w:t>
      </w:r>
      <w:r w:rsidR="007C26D2">
        <w:rPr>
          <w:rFonts w:ascii="Arial" w:hAnsi="Arial" w:cs="Arial"/>
          <w:lang w:val="en-HK"/>
        </w:rPr>
        <w:t xml:space="preserve">which the </w:t>
      </w:r>
      <w:r w:rsidR="0088466F">
        <w:rPr>
          <w:rFonts w:ascii="Arial" w:hAnsi="Arial" w:cs="Arial"/>
          <w:lang w:val="en-HK"/>
        </w:rPr>
        <w:t>model is fully converged</w:t>
      </w:r>
      <w:r w:rsidR="003844B8">
        <w:rPr>
          <w:rFonts w:ascii="Arial" w:hAnsi="Arial" w:cs="Arial"/>
          <w:lang w:val="en-HK"/>
        </w:rPr>
        <w:t xml:space="preserve"> as the training time would be too long</w:t>
      </w:r>
      <w:r w:rsidR="0088466F">
        <w:rPr>
          <w:rFonts w:ascii="Arial" w:hAnsi="Arial" w:cs="Arial"/>
          <w:lang w:val="en-HK"/>
        </w:rPr>
        <w:t>.</w:t>
      </w:r>
    </w:p>
    <w:p w14:paraId="654A72AF" w14:textId="77777777" w:rsidR="009C439C" w:rsidRDefault="009C439C" w:rsidP="00256D98">
      <w:pPr>
        <w:rPr>
          <w:rFonts w:ascii="Arial" w:hAnsi="Arial" w:cs="Arial"/>
          <w:b/>
          <w:bCs/>
          <w:i/>
          <w:iCs/>
          <w:lang w:val="en-HK"/>
        </w:rPr>
      </w:pPr>
    </w:p>
    <w:p w14:paraId="4884E80E" w14:textId="39BC7DC1" w:rsidR="009C439C" w:rsidRPr="00483EF6" w:rsidRDefault="009C439C" w:rsidP="00256D98">
      <w:pPr>
        <w:rPr>
          <w:rFonts w:ascii="Arial" w:hAnsi="Arial" w:cs="Arial"/>
          <w:b/>
          <w:bCs/>
          <w:i/>
          <w:iCs/>
          <w:lang w:val="en-HK"/>
        </w:rPr>
      </w:pPr>
      <w:r>
        <w:rPr>
          <w:rFonts w:ascii="Arial" w:hAnsi="Arial" w:cs="Arial" w:hint="eastAsia"/>
          <w:b/>
          <w:bCs/>
          <w:i/>
          <w:iCs/>
          <w:lang w:val="en-HK"/>
        </w:rPr>
        <w:t>7</w:t>
      </w:r>
      <w:r>
        <w:rPr>
          <w:rFonts w:ascii="Arial" w:hAnsi="Arial" w:cs="Arial"/>
          <w:b/>
          <w:bCs/>
          <w:i/>
          <w:iCs/>
          <w:lang w:val="en-HK"/>
        </w:rPr>
        <w:t xml:space="preserve">.1.2 </w:t>
      </w:r>
      <w:r w:rsidR="003844B8">
        <w:rPr>
          <w:rFonts w:ascii="Arial" w:hAnsi="Arial" w:cs="Arial"/>
          <w:b/>
          <w:bCs/>
          <w:i/>
          <w:iCs/>
          <w:lang w:val="en-HK"/>
        </w:rPr>
        <w:t>P</w:t>
      </w:r>
      <w:r>
        <w:rPr>
          <w:rFonts w:ascii="Arial" w:hAnsi="Arial" w:cs="Arial"/>
          <w:b/>
          <w:bCs/>
          <w:i/>
          <w:iCs/>
          <w:lang w:val="en-HK"/>
        </w:rPr>
        <w:t>age</w:t>
      </w:r>
      <w:r w:rsidR="003844B8">
        <w:rPr>
          <w:rFonts w:ascii="Arial" w:hAnsi="Arial" w:cs="Arial"/>
          <w:b/>
          <w:bCs/>
          <w:i/>
          <w:iCs/>
          <w:lang w:val="en-HK"/>
        </w:rPr>
        <w:t xml:space="preserve"> and content</w:t>
      </w:r>
      <w:r>
        <w:rPr>
          <w:rFonts w:ascii="Arial" w:hAnsi="Arial" w:cs="Arial"/>
          <w:b/>
          <w:bCs/>
          <w:i/>
          <w:iCs/>
          <w:lang w:val="en-HK"/>
        </w:rPr>
        <w:t xml:space="preserve"> limitation</w:t>
      </w:r>
    </w:p>
    <w:p w14:paraId="0B2A1477" w14:textId="4E9F6FDD" w:rsidR="00483EF6" w:rsidRDefault="00483EF6" w:rsidP="00256D98">
      <w:pPr>
        <w:rPr>
          <w:rFonts w:ascii="Arial" w:hAnsi="Arial" w:cs="Arial"/>
          <w:lang w:val="en-HK"/>
        </w:rPr>
      </w:pPr>
      <w:r>
        <w:rPr>
          <w:rFonts w:ascii="Arial" w:hAnsi="Arial" w:cs="Arial"/>
          <w:lang w:val="en-HK"/>
        </w:rPr>
        <w:t xml:space="preserve">This project can </w:t>
      </w:r>
      <w:r w:rsidR="002505ED">
        <w:rPr>
          <w:rFonts w:ascii="Arial" w:hAnsi="Arial" w:cs="Arial"/>
          <w:lang w:val="en-HK"/>
        </w:rPr>
        <w:t>have a deep</w:t>
      </w:r>
      <w:r w:rsidR="001B2B8E">
        <w:rPr>
          <w:rFonts w:ascii="Arial" w:hAnsi="Arial" w:cs="Arial"/>
          <w:lang w:val="en-HK"/>
        </w:rPr>
        <w:t>er</w:t>
      </w:r>
      <w:r w:rsidR="002505ED">
        <w:rPr>
          <w:rFonts w:ascii="Arial" w:hAnsi="Arial" w:cs="Arial"/>
          <w:lang w:val="en-HK"/>
        </w:rPr>
        <w:t xml:space="preserve"> analysis on the hyperparameter tuning aspect. </w:t>
      </w:r>
      <w:r w:rsidR="001B2B8E">
        <w:rPr>
          <w:rFonts w:ascii="Arial" w:hAnsi="Arial" w:cs="Arial"/>
          <w:lang w:val="en-HK"/>
        </w:rPr>
        <w:t>For instance, we could try to</w:t>
      </w:r>
      <w:r w:rsidR="00D8154B">
        <w:rPr>
          <w:rFonts w:ascii="Arial" w:hAnsi="Arial" w:cs="Arial"/>
          <w:lang w:val="en-HK"/>
        </w:rPr>
        <w:t xml:space="preserve"> tune and see how the momentum, rho, dropout rate, </w:t>
      </w:r>
      <w:r w:rsidR="00DD025A">
        <w:rPr>
          <w:rFonts w:ascii="Arial" w:hAnsi="Arial" w:cs="Arial"/>
          <w:lang w:val="en-HK"/>
        </w:rPr>
        <w:t xml:space="preserve">different number of </w:t>
      </w:r>
      <w:r w:rsidR="00D8154B">
        <w:rPr>
          <w:rFonts w:ascii="Arial" w:hAnsi="Arial" w:cs="Arial"/>
          <w:lang w:val="en-HK"/>
        </w:rPr>
        <w:t>layers</w:t>
      </w:r>
      <w:r w:rsidR="00DD025A">
        <w:rPr>
          <w:rFonts w:ascii="Arial" w:hAnsi="Arial" w:cs="Arial"/>
          <w:lang w:val="en-HK"/>
        </w:rPr>
        <w:t xml:space="preserve"> and neurons</w:t>
      </w:r>
      <w:r w:rsidR="00D8154B">
        <w:rPr>
          <w:rFonts w:ascii="Arial" w:hAnsi="Arial" w:cs="Arial"/>
          <w:lang w:val="en-HK"/>
        </w:rPr>
        <w:t xml:space="preserve"> of </w:t>
      </w:r>
      <w:r w:rsidR="00DD025A">
        <w:rPr>
          <w:rFonts w:ascii="Arial" w:hAnsi="Arial" w:cs="Arial"/>
          <w:lang w:val="en-HK"/>
        </w:rPr>
        <w:t xml:space="preserve">CNN, MLP </w:t>
      </w:r>
      <w:r w:rsidR="002C7387">
        <w:rPr>
          <w:rFonts w:ascii="Arial" w:hAnsi="Arial" w:cs="Arial"/>
          <w:lang w:val="en-HK"/>
        </w:rPr>
        <w:t xml:space="preserve">affecting the </w:t>
      </w:r>
      <w:r w:rsidR="00DC0654">
        <w:rPr>
          <w:rFonts w:ascii="Arial" w:hAnsi="Arial" w:cs="Arial"/>
          <w:lang w:val="en-HK"/>
        </w:rPr>
        <w:t>testing accuracy, loss, and the convergence speed.</w:t>
      </w:r>
      <w:r w:rsidR="004B0751">
        <w:rPr>
          <w:rFonts w:ascii="Arial" w:hAnsi="Arial" w:cs="Arial"/>
          <w:lang w:val="en-HK"/>
        </w:rPr>
        <w:t xml:space="preserve"> But due to the page limitation, we decided to choose optimizer, learning rate and activation function to be our </w:t>
      </w:r>
      <w:proofErr w:type="gramStart"/>
      <w:r w:rsidR="004B0751">
        <w:rPr>
          <w:rFonts w:ascii="Arial" w:hAnsi="Arial" w:cs="Arial"/>
          <w:lang w:val="en-HK"/>
        </w:rPr>
        <w:t>main focus</w:t>
      </w:r>
      <w:proofErr w:type="gramEnd"/>
      <w:r w:rsidR="004B0751">
        <w:rPr>
          <w:rFonts w:ascii="Arial" w:hAnsi="Arial" w:cs="Arial"/>
          <w:lang w:val="en-HK"/>
        </w:rPr>
        <w:t xml:space="preserve"> as we believed that these three hyperparameters has a prior place </w:t>
      </w:r>
      <w:r w:rsidR="00200B6D">
        <w:rPr>
          <w:rFonts w:ascii="Arial" w:hAnsi="Arial" w:cs="Arial"/>
          <w:lang w:val="en-HK"/>
        </w:rPr>
        <w:t>than the others mentioned above.</w:t>
      </w:r>
    </w:p>
    <w:p w14:paraId="5593528B" w14:textId="0FD26F7F" w:rsidR="00200B6D" w:rsidRDefault="00200B6D" w:rsidP="00256D98">
      <w:pPr>
        <w:rPr>
          <w:rFonts w:ascii="Arial" w:hAnsi="Arial" w:cs="Arial"/>
          <w:lang w:val="en-HK"/>
        </w:rPr>
      </w:pPr>
    </w:p>
    <w:p w14:paraId="37513DA1" w14:textId="18300CC8" w:rsidR="00F12C87" w:rsidRDefault="00200B6D" w:rsidP="00256D98">
      <w:pPr>
        <w:rPr>
          <w:rFonts w:ascii="Arial" w:hAnsi="Arial" w:cs="Arial"/>
          <w:lang w:val="en-HK"/>
        </w:rPr>
      </w:pPr>
      <w:r>
        <w:rPr>
          <w:rFonts w:ascii="Arial" w:hAnsi="Arial" w:cs="Arial" w:hint="eastAsia"/>
          <w:lang w:val="en-HK"/>
        </w:rPr>
        <w:t>I</w:t>
      </w:r>
      <w:r>
        <w:rPr>
          <w:rFonts w:ascii="Arial" w:hAnsi="Arial" w:cs="Arial"/>
          <w:lang w:val="en-HK"/>
        </w:rPr>
        <w:t xml:space="preserve">t is also unfortunate to have only one dataset in this study. Originally, we </w:t>
      </w:r>
      <w:r w:rsidR="003844B8">
        <w:rPr>
          <w:rFonts w:ascii="Arial" w:hAnsi="Arial" w:cs="Arial"/>
          <w:lang w:val="en-HK"/>
        </w:rPr>
        <w:t>intended to use two datasets</w:t>
      </w:r>
      <w:r w:rsidR="00136CA7">
        <w:rPr>
          <w:rFonts w:ascii="Arial" w:hAnsi="Arial" w:cs="Arial"/>
          <w:lang w:val="en-HK"/>
        </w:rPr>
        <w:t xml:space="preserve"> (small dataset vs big dataset</w:t>
      </w:r>
      <w:r w:rsidR="003844B8">
        <w:rPr>
          <w:rFonts w:ascii="Arial" w:hAnsi="Arial" w:cs="Arial"/>
          <w:lang w:val="en-HK"/>
        </w:rPr>
        <w:t xml:space="preserve"> to illustrate the fact that </w:t>
      </w:r>
      <w:r w:rsidR="008C39F1">
        <w:rPr>
          <w:rFonts w:ascii="Arial" w:hAnsi="Arial" w:cs="Arial"/>
          <w:lang w:val="en-HK"/>
        </w:rPr>
        <w:t xml:space="preserve">the size of the dataset is </w:t>
      </w:r>
      <w:r w:rsidR="003B6D7E">
        <w:rPr>
          <w:rFonts w:ascii="Arial" w:hAnsi="Arial" w:cs="Arial"/>
          <w:lang w:val="en-HK"/>
        </w:rPr>
        <w:t xml:space="preserve">also a crucial point of choosing the hyperparameter such as </w:t>
      </w:r>
      <w:r w:rsidR="00F12C87">
        <w:rPr>
          <w:rFonts w:ascii="Arial" w:hAnsi="Arial" w:cs="Arial"/>
          <w:lang w:val="en-HK"/>
        </w:rPr>
        <w:t>optimizer.</w:t>
      </w:r>
      <w:r w:rsidR="00F12C87">
        <w:rPr>
          <w:rFonts w:ascii="Arial" w:hAnsi="Arial" w:cs="Arial" w:hint="eastAsia"/>
          <w:lang w:val="en-HK"/>
        </w:rPr>
        <w:t xml:space="preserve"> </w:t>
      </w:r>
      <w:r w:rsidR="00F12C87">
        <w:rPr>
          <w:rFonts w:ascii="Arial" w:hAnsi="Arial" w:cs="Arial"/>
          <w:lang w:val="en-HK"/>
        </w:rPr>
        <w:t>It has been shown that for a small dataset, batch GD would give the fastest convergence time</w:t>
      </w:r>
      <w:r w:rsidR="003941D1">
        <w:rPr>
          <w:rFonts w:ascii="Arial" w:hAnsi="Arial" w:cs="Arial"/>
          <w:lang w:val="en-HK"/>
        </w:rPr>
        <w:t xml:space="preserve">. Alternatively, SGD should have a better performance on a </w:t>
      </w:r>
      <w:r w:rsidR="006D6E5E">
        <w:rPr>
          <w:rFonts w:ascii="Arial" w:hAnsi="Arial" w:cs="Arial"/>
          <w:lang w:val="en-HK"/>
        </w:rPr>
        <w:t xml:space="preserve">big dataset (with 1Million+ record). </w:t>
      </w:r>
      <w:r w:rsidR="00E90FDB">
        <w:rPr>
          <w:rFonts w:ascii="Arial" w:hAnsi="Arial" w:cs="Arial"/>
          <w:lang w:val="en-HK"/>
        </w:rPr>
        <w:t xml:space="preserve">However, due to the page limit and the content constraint of “exact 2 models”, we </w:t>
      </w:r>
      <w:r w:rsidR="00662C16">
        <w:rPr>
          <w:rFonts w:ascii="Arial" w:hAnsi="Arial" w:cs="Arial"/>
          <w:lang w:val="en-HK"/>
        </w:rPr>
        <w:t>failed to include this comparison in this study.</w:t>
      </w:r>
      <w:r w:rsidR="003941D1">
        <w:rPr>
          <w:rFonts w:ascii="Arial" w:hAnsi="Arial" w:cs="Arial"/>
          <w:lang w:val="en-HK"/>
        </w:rPr>
        <w:t xml:space="preserve"> </w:t>
      </w:r>
    </w:p>
    <w:p w14:paraId="5F748D06" w14:textId="15531738" w:rsidR="009C439C" w:rsidRPr="006536F1" w:rsidRDefault="009C439C" w:rsidP="00256D98">
      <w:pPr>
        <w:rPr>
          <w:rFonts w:ascii="Arial" w:hAnsi="Arial" w:cs="Arial"/>
          <w:lang w:val="en-HK"/>
        </w:rPr>
      </w:pPr>
    </w:p>
    <w:p w14:paraId="2FAE725F" w14:textId="77777777" w:rsidR="009C439C" w:rsidRDefault="009C439C" w:rsidP="00256D98">
      <w:pPr>
        <w:rPr>
          <w:rFonts w:ascii="Arial" w:hAnsi="Arial" w:cs="Arial"/>
          <w:lang w:val="en-HK"/>
        </w:rPr>
      </w:pPr>
    </w:p>
    <w:p w14:paraId="1DF1210A" w14:textId="4539622D" w:rsidR="00F12DBF" w:rsidRDefault="00F12DBF">
      <w:pPr>
        <w:widowControl/>
        <w:rPr>
          <w:rFonts w:ascii="Arial" w:hAnsi="Arial" w:cs="Arial"/>
          <w:kern w:val="0"/>
        </w:rPr>
      </w:pPr>
      <w:r>
        <w:rPr>
          <w:rFonts w:ascii="Arial" w:hAnsi="Arial" w:cs="Arial"/>
          <w:kern w:val="0"/>
        </w:rPr>
        <w:br w:type="page"/>
      </w:r>
    </w:p>
    <w:p w14:paraId="45784405" w14:textId="6346CA48" w:rsidR="007C54F4" w:rsidRDefault="006536F1" w:rsidP="006536F1">
      <w:pPr>
        <w:pStyle w:val="Heading2"/>
      </w:pPr>
      <w:bookmarkStart w:id="47" w:name="_Toc71298893"/>
      <w:r>
        <w:rPr>
          <w:rFonts w:hint="eastAsia"/>
        </w:rPr>
        <w:lastRenderedPageBreak/>
        <w:t>7</w:t>
      </w:r>
      <w:r>
        <w:t>.2 Conclusion</w:t>
      </w:r>
      <w:bookmarkEnd w:id="47"/>
    </w:p>
    <w:p w14:paraId="511A43C0" w14:textId="77777777" w:rsidR="0091292A" w:rsidRDefault="005357B4" w:rsidP="005357B4">
      <w:pPr>
        <w:rPr>
          <w:rFonts w:ascii="Arial" w:hAnsi="Arial" w:cs="Arial"/>
        </w:rPr>
      </w:pPr>
      <w:r w:rsidRPr="005357B4">
        <w:rPr>
          <w:rFonts w:ascii="Arial" w:hAnsi="Arial" w:cs="Arial"/>
        </w:rPr>
        <w:t>In conclusion</w:t>
      </w:r>
      <w:r>
        <w:rPr>
          <w:rFonts w:ascii="Arial" w:hAnsi="Arial" w:cs="Arial"/>
        </w:rPr>
        <w:t xml:space="preserve">, </w:t>
      </w:r>
      <w:r w:rsidR="00AA2D0A">
        <w:rPr>
          <w:rFonts w:ascii="Arial" w:hAnsi="Arial" w:cs="Arial"/>
        </w:rPr>
        <w:t>we performed the hyperparameter tuning and model comparison in this study</w:t>
      </w:r>
      <w:r w:rsidR="00CE5AF6">
        <w:rPr>
          <w:rFonts w:ascii="Arial" w:hAnsi="Arial" w:cs="Arial"/>
        </w:rPr>
        <w:t xml:space="preserve"> by using an image dataset</w:t>
      </w:r>
      <w:r w:rsidR="0091292A">
        <w:rPr>
          <w:rFonts w:ascii="Arial" w:hAnsi="Arial" w:cs="Arial"/>
        </w:rPr>
        <w:t>.</w:t>
      </w:r>
    </w:p>
    <w:p w14:paraId="3753351C" w14:textId="77777777" w:rsidR="0091292A" w:rsidRDefault="0091292A" w:rsidP="005357B4">
      <w:pPr>
        <w:rPr>
          <w:rFonts w:ascii="Arial" w:hAnsi="Arial" w:cs="Arial"/>
        </w:rPr>
      </w:pPr>
    </w:p>
    <w:p w14:paraId="5016649F" w14:textId="26BA228D" w:rsidR="00FB7E6F" w:rsidRDefault="00FB7E6F" w:rsidP="005357B4">
      <w:pPr>
        <w:rPr>
          <w:rFonts w:ascii="Arial" w:hAnsi="Arial" w:cs="Arial"/>
        </w:rPr>
      </w:pPr>
      <w:r>
        <w:rPr>
          <w:rFonts w:ascii="Arial" w:hAnsi="Arial" w:cs="Arial"/>
        </w:rPr>
        <w:t>Basically</w:t>
      </w:r>
      <w:r w:rsidR="0091292A">
        <w:rPr>
          <w:rFonts w:ascii="Arial" w:hAnsi="Arial" w:cs="Arial"/>
        </w:rPr>
        <w:t xml:space="preserve">, there are three main findings. </w:t>
      </w:r>
    </w:p>
    <w:p w14:paraId="4DCC555C" w14:textId="77777777" w:rsidR="00FB7E6F" w:rsidRDefault="00FB7E6F" w:rsidP="005357B4">
      <w:pPr>
        <w:rPr>
          <w:rFonts w:ascii="Arial" w:hAnsi="Arial" w:cs="Arial"/>
        </w:rPr>
      </w:pPr>
    </w:p>
    <w:p w14:paraId="6422274E" w14:textId="061EFC49" w:rsidR="003A13D6" w:rsidRDefault="0091292A" w:rsidP="005357B4">
      <w:pPr>
        <w:rPr>
          <w:rFonts w:ascii="Arial" w:hAnsi="Arial" w:cs="Arial"/>
        </w:rPr>
      </w:pPr>
      <w:r>
        <w:rPr>
          <w:rFonts w:ascii="Arial" w:hAnsi="Arial" w:cs="Arial"/>
        </w:rPr>
        <w:t xml:space="preserve">First, </w:t>
      </w:r>
      <w:r w:rsidR="00E82D9B">
        <w:rPr>
          <w:rFonts w:ascii="Arial" w:hAnsi="Arial" w:cs="Arial"/>
        </w:rPr>
        <w:t xml:space="preserve">SGD is shown to be poorly performed in the small-to-medium-size dataset. </w:t>
      </w:r>
      <w:r w:rsidR="006A5155">
        <w:rPr>
          <w:rFonts w:ascii="Arial" w:hAnsi="Arial" w:cs="Arial"/>
        </w:rPr>
        <w:t>Despite different learning rate</w:t>
      </w:r>
      <w:r w:rsidR="00922C6C">
        <w:rPr>
          <w:rFonts w:ascii="Arial" w:hAnsi="Arial" w:cs="Arial"/>
        </w:rPr>
        <w:t>s (0.01,0.05,0.001,0.005)</w:t>
      </w:r>
      <w:r w:rsidR="006A5155">
        <w:rPr>
          <w:rFonts w:ascii="Arial" w:hAnsi="Arial" w:cs="Arial"/>
        </w:rPr>
        <w:t xml:space="preserve"> and models (CNN and MLP). </w:t>
      </w:r>
      <w:r w:rsidR="00F61418">
        <w:rPr>
          <w:rFonts w:ascii="Arial" w:hAnsi="Arial" w:cs="Arial"/>
        </w:rPr>
        <w:t xml:space="preserve">SGD performs the worst </w:t>
      </w:r>
      <w:r w:rsidR="00A86D48">
        <w:rPr>
          <w:rFonts w:ascii="Arial" w:hAnsi="Arial" w:cs="Arial"/>
        </w:rPr>
        <w:t>in terms of convergence speed, training time, accuracy</w:t>
      </w:r>
      <w:r w:rsidR="00922C6C">
        <w:rPr>
          <w:rFonts w:ascii="Arial" w:hAnsi="Arial" w:cs="Arial"/>
        </w:rPr>
        <w:t>,</w:t>
      </w:r>
      <w:r w:rsidR="00A86D48">
        <w:rPr>
          <w:rFonts w:ascii="Arial" w:hAnsi="Arial" w:cs="Arial"/>
        </w:rPr>
        <w:t xml:space="preserve"> and </w:t>
      </w:r>
      <w:r w:rsidR="00922C6C">
        <w:rPr>
          <w:rFonts w:ascii="Arial" w:hAnsi="Arial" w:cs="Arial"/>
        </w:rPr>
        <w:t xml:space="preserve">loss. </w:t>
      </w:r>
    </w:p>
    <w:p w14:paraId="6DC12BCC" w14:textId="77777777" w:rsidR="00FB7E6F" w:rsidRDefault="00FB7E6F" w:rsidP="005357B4">
      <w:pPr>
        <w:rPr>
          <w:rFonts w:ascii="Arial" w:hAnsi="Arial" w:cs="Arial"/>
        </w:rPr>
      </w:pPr>
    </w:p>
    <w:p w14:paraId="2DCB246B" w14:textId="6B0D562F" w:rsidR="005357B4" w:rsidRDefault="003A13D6" w:rsidP="005357B4">
      <w:pPr>
        <w:rPr>
          <w:rFonts w:ascii="Arial" w:hAnsi="Arial" w:cs="Arial"/>
        </w:rPr>
      </w:pPr>
      <w:r>
        <w:rPr>
          <w:rFonts w:ascii="Arial" w:hAnsi="Arial" w:cs="Arial"/>
        </w:rPr>
        <w:t xml:space="preserve">Second, </w:t>
      </w:r>
      <w:r w:rsidR="00BE0F6C">
        <w:rPr>
          <w:rFonts w:ascii="Arial" w:hAnsi="Arial" w:cs="Arial"/>
        </w:rPr>
        <w:t>different optimizers should have different learning rate</w:t>
      </w:r>
      <w:r w:rsidR="006D4002">
        <w:rPr>
          <w:rFonts w:ascii="Arial" w:hAnsi="Arial" w:cs="Arial"/>
        </w:rPr>
        <w:t>s. As mentioned in 6.1.1 and 6.</w:t>
      </w:r>
      <w:r w:rsidR="00B96531">
        <w:rPr>
          <w:rFonts w:ascii="Arial" w:hAnsi="Arial" w:cs="Arial"/>
        </w:rPr>
        <w:t xml:space="preserve">1.2. </w:t>
      </w:r>
      <w:r w:rsidR="00B96531" w:rsidRPr="00B96531">
        <w:rPr>
          <w:rFonts w:ascii="Arial" w:hAnsi="Arial" w:cs="Arial"/>
        </w:rPr>
        <w:t>1.</w:t>
      </w:r>
      <w:r w:rsidR="00B96531">
        <w:rPr>
          <w:rFonts w:ascii="Arial" w:hAnsi="Arial" w:cs="Arial"/>
        </w:rPr>
        <w:t xml:space="preserve"> </w:t>
      </w:r>
      <w:r w:rsidR="00B96531" w:rsidRPr="00B96531">
        <w:rPr>
          <w:rFonts w:ascii="Arial" w:hAnsi="Arial" w:cs="Arial"/>
        </w:rPr>
        <w:t>Each Optimizers would have its own best learning rate combination</w:t>
      </w:r>
      <w:r w:rsidR="00A16E66">
        <w:rPr>
          <w:rFonts w:ascii="Arial" w:hAnsi="Arial" w:cs="Arial"/>
        </w:rPr>
        <w:t>. And as we believe, many people may not understand the importance of hyperparameter tuning</w:t>
      </w:r>
      <w:r w:rsidR="00D5210B">
        <w:rPr>
          <w:rFonts w:ascii="Arial" w:hAnsi="Arial" w:cs="Arial"/>
        </w:rPr>
        <w:t xml:space="preserve"> and just call package as well as using the </w:t>
      </w:r>
      <w:r w:rsidR="00423817">
        <w:rPr>
          <w:rFonts w:ascii="Arial" w:hAnsi="Arial" w:cs="Arial"/>
        </w:rPr>
        <w:t>default settings in the package. We would like to point out that</w:t>
      </w:r>
      <w:r w:rsidR="00831173">
        <w:rPr>
          <w:rFonts w:ascii="Arial" w:hAnsi="Arial" w:cs="Arial"/>
        </w:rPr>
        <w:t xml:space="preserve"> using the default setting must not lead to a satisfactory result in handling </w:t>
      </w:r>
      <w:proofErr w:type="gramStart"/>
      <w:r w:rsidR="00CA3823">
        <w:rPr>
          <w:rFonts w:ascii="Arial" w:hAnsi="Arial" w:cs="Arial"/>
        </w:rPr>
        <w:t>data in reality</w:t>
      </w:r>
      <w:proofErr w:type="gramEnd"/>
      <w:r w:rsidR="00CA3823">
        <w:rPr>
          <w:rFonts w:ascii="Arial" w:hAnsi="Arial" w:cs="Arial"/>
        </w:rPr>
        <w:t xml:space="preserve">. Moreover, there are </w:t>
      </w:r>
      <w:r w:rsidR="00423817">
        <w:rPr>
          <w:rFonts w:ascii="Arial" w:hAnsi="Arial" w:cs="Arial"/>
        </w:rPr>
        <w:t>not only optimizer</w:t>
      </w:r>
      <w:r w:rsidR="00F42C83">
        <w:rPr>
          <w:rFonts w:ascii="Arial" w:hAnsi="Arial" w:cs="Arial"/>
        </w:rPr>
        <w:t xml:space="preserve"> and learning rate, </w:t>
      </w:r>
      <w:r w:rsidR="006E7836">
        <w:rPr>
          <w:rFonts w:ascii="Arial" w:hAnsi="Arial" w:cs="Arial"/>
        </w:rPr>
        <w:t>but also</w:t>
      </w:r>
      <w:r w:rsidR="00F42C83">
        <w:rPr>
          <w:rFonts w:ascii="Arial" w:hAnsi="Arial" w:cs="Arial"/>
        </w:rPr>
        <w:t xml:space="preserve"> a lot of hyperparameter</w:t>
      </w:r>
      <w:r w:rsidR="006E7836">
        <w:rPr>
          <w:rFonts w:ascii="Arial" w:hAnsi="Arial" w:cs="Arial"/>
        </w:rPr>
        <w:t>s</w:t>
      </w:r>
      <w:r w:rsidR="00F42C83">
        <w:rPr>
          <w:rFonts w:ascii="Arial" w:hAnsi="Arial" w:cs="Arial"/>
        </w:rPr>
        <w:t xml:space="preserve"> for users to adjust </w:t>
      </w:r>
      <w:proofErr w:type="gramStart"/>
      <w:r w:rsidR="00F42C83">
        <w:rPr>
          <w:rFonts w:ascii="Arial" w:hAnsi="Arial" w:cs="Arial"/>
        </w:rPr>
        <w:t>in order to</w:t>
      </w:r>
      <w:proofErr w:type="gramEnd"/>
      <w:r w:rsidR="00F42C83">
        <w:rPr>
          <w:rFonts w:ascii="Arial" w:hAnsi="Arial" w:cs="Arial"/>
        </w:rPr>
        <w:t xml:space="preserve"> get the best model</w:t>
      </w:r>
      <w:r w:rsidR="006E7836">
        <w:rPr>
          <w:rFonts w:ascii="Arial" w:hAnsi="Arial" w:cs="Arial"/>
        </w:rPr>
        <w:t xml:space="preserve">. Therefore, hyperparameter tuning has been called the art of the </w:t>
      </w:r>
      <w:r w:rsidR="00424FAF">
        <w:rPr>
          <w:rFonts w:ascii="Arial" w:hAnsi="Arial" w:cs="Arial"/>
        </w:rPr>
        <w:t>deep learning.</w:t>
      </w:r>
    </w:p>
    <w:p w14:paraId="79B039C3" w14:textId="78A4F53B" w:rsidR="00424FAF" w:rsidRDefault="00424FAF" w:rsidP="005357B4">
      <w:pPr>
        <w:rPr>
          <w:rFonts w:ascii="Arial" w:hAnsi="Arial" w:cs="Arial"/>
        </w:rPr>
      </w:pPr>
    </w:p>
    <w:p w14:paraId="6B60E153" w14:textId="783ECE51" w:rsidR="00424FAF" w:rsidRPr="004F727C" w:rsidRDefault="00424FAF" w:rsidP="005357B4">
      <w:pPr>
        <w:rPr>
          <w:rFonts w:ascii="Arial" w:eastAsia="DengXian" w:hAnsi="Arial" w:cs="Arial"/>
          <w:lang w:eastAsia="zh-CN"/>
          <w:rPrChange w:id="48" w:author="admin" w:date="2021-05-07T18:35:00Z">
            <w:rPr>
              <w:rFonts w:ascii="Arial" w:hAnsi="Arial" w:cs="Arial"/>
            </w:rPr>
          </w:rPrChange>
        </w:rPr>
      </w:pPr>
      <w:r>
        <w:rPr>
          <w:rFonts w:ascii="Arial" w:hAnsi="Arial" w:cs="Arial" w:hint="eastAsia"/>
        </w:rPr>
        <w:t>T</w:t>
      </w:r>
      <w:r>
        <w:rPr>
          <w:rFonts w:ascii="Arial" w:hAnsi="Arial" w:cs="Arial"/>
        </w:rPr>
        <w:t xml:space="preserve">hird, the performance of CNN is better than that of MLP. In </w:t>
      </w:r>
      <w:r w:rsidR="00DF5CA5">
        <w:rPr>
          <w:rFonts w:ascii="Arial" w:hAnsi="Arial" w:cs="Arial"/>
        </w:rPr>
        <w:t xml:space="preserve">section 6, we can see a </w:t>
      </w:r>
      <w:r w:rsidR="003D1790">
        <w:rPr>
          <w:rFonts w:ascii="Arial" w:hAnsi="Arial" w:cs="Arial"/>
        </w:rPr>
        <w:t>huge difference</w:t>
      </w:r>
      <w:r w:rsidR="00187784">
        <w:rPr>
          <w:rFonts w:ascii="Arial" w:hAnsi="Arial" w:cs="Arial"/>
        </w:rPr>
        <w:t xml:space="preserve"> </w:t>
      </w:r>
      <w:r w:rsidR="00184E11">
        <w:rPr>
          <w:rFonts w:ascii="Arial" w:hAnsi="Arial" w:cs="Arial"/>
        </w:rPr>
        <w:t xml:space="preserve">(10%) </w:t>
      </w:r>
      <w:r w:rsidR="00184E11">
        <w:rPr>
          <w:rFonts w:ascii="Arial" w:hAnsi="Arial" w:cs="Arial" w:hint="eastAsia"/>
        </w:rPr>
        <w:t>b</w:t>
      </w:r>
      <w:r w:rsidR="00184E11">
        <w:rPr>
          <w:rFonts w:ascii="Arial" w:hAnsi="Arial" w:cs="Arial"/>
        </w:rPr>
        <w:t xml:space="preserve">etween CNN </w:t>
      </w:r>
      <w:r w:rsidR="00187784">
        <w:rPr>
          <w:rFonts w:ascii="Arial" w:hAnsi="Arial" w:cs="Arial"/>
        </w:rPr>
        <w:t>and MLP models. Although the training time of MLP is faster than the CNN</w:t>
      </w:r>
      <w:r w:rsidR="00F14CFA">
        <w:rPr>
          <w:rFonts w:ascii="Arial" w:hAnsi="Arial" w:cs="Arial"/>
        </w:rPr>
        <w:t xml:space="preserve">, the increase in accuracy </w:t>
      </w:r>
      <w:r w:rsidR="000B4C1A">
        <w:rPr>
          <w:rFonts w:ascii="Arial" w:hAnsi="Arial" w:cs="Arial"/>
        </w:rPr>
        <w:t xml:space="preserve">by using CNN </w:t>
      </w:r>
      <w:r w:rsidR="00F14CFA">
        <w:rPr>
          <w:rFonts w:ascii="Arial" w:hAnsi="Arial" w:cs="Arial"/>
        </w:rPr>
        <w:t>outweigh</w:t>
      </w:r>
      <w:r w:rsidR="000B4C1A">
        <w:rPr>
          <w:rFonts w:ascii="Arial" w:hAnsi="Arial" w:cs="Arial"/>
        </w:rPr>
        <w:t>s the longer training time</w:t>
      </w:r>
      <w:r w:rsidR="00791A75">
        <w:rPr>
          <w:rFonts w:ascii="Arial" w:hAnsi="Arial" w:cs="Arial"/>
        </w:rPr>
        <w:t>.</w:t>
      </w:r>
      <w:r w:rsidR="000B4C1A">
        <w:rPr>
          <w:rFonts w:ascii="Arial" w:hAnsi="Arial" w:cs="Arial"/>
        </w:rPr>
        <w:t xml:space="preserve"> </w:t>
      </w:r>
      <w:ins w:id="49" w:author="admin" w:date="2021-05-07T18:35:00Z">
        <w:r w:rsidR="004F727C">
          <w:rPr>
            <w:rFonts w:ascii="Arial" w:eastAsia="DengXian" w:hAnsi="Arial" w:cs="Arial"/>
            <w:lang w:eastAsia="zh-CN"/>
          </w:rPr>
          <w:t>A</w:t>
        </w:r>
        <w:r w:rsidR="004F727C">
          <w:rPr>
            <w:rFonts w:ascii="Arial" w:eastAsia="DengXian" w:hAnsi="Arial" w:cs="Arial" w:hint="eastAsia"/>
            <w:lang w:eastAsia="zh-CN"/>
          </w:rPr>
          <w:t xml:space="preserve">nd the deficiency in training time of CNN can be overcome by GPU accelerator. </w:t>
        </w:r>
      </w:ins>
    </w:p>
    <w:p w14:paraId="07EEAE98" w14:textId="2B36863F" w:rsidR="001F28E6" w:rsidRDefault="001F28E6">
      <w:pPr>
        <w:widowControl/>
      </w:pPr>
      <w:r>
        <w:br w:type="page"/>
      </w:r>
    </w:p>
    <w:p w14:paraId="5BC9ED8F" w14:textId="134B112F" w:rsidR="00901913" w:rsidRDefault="00901913" w:rsidP="00901913">
      <w:pPr>
        <w:pStyle w:val="Heading1"/>
        <w:jc w:val="center"/>
      </w:pPr>
      <w:bookmarkStart w:id="50" w:name="_Toc71298894"/>
      <w:bookmarkStart w:id="51" w:name="A1"/>
      <w:r w:rsidRPr="00901913">
        <w:rPr>
          <w:rFonts w:hint="eastAsia"/>
        </w:rPr>
        <w:lastRenderedPageBreak/>
        <w:t>A</w:t>
      </w:r>
      <w:r w:rsidRPr="00901913">
        <w:t>ppendix</w:t>
      </w:r>
      <w:bookmarkEnd w:id="50"/>
    </w:p>
    <w:p w14:paraId="41DF05DA" w14:textId="1FF44ECA" w:rsidR="0048518D" w:rsidRDefault="0048518D" w:rsidP="0048518D">
      <w:pPr>
        <w:rPr>
          <w:b/>
          <w:bCs/>
          <w:i/>
          <w:iCs/>
          <w:sz w:val="28"/>
          <w:szCs w:val="28"/>
        </w:rPr>
      </w:pPr>
      <w:r w:rsidRPr="0048518D">
        <w:rPr>
          <w:rFonts w:hint="eastAsia"/>
          <w:b/>
          <w:bCs/>
          <w:i/>
          <w:iCs/>
          <w:sz w:val="28"/>
          <w:szCs w:val="28"/>
        </w:rPr>
        <w:t>R</w:t>
      </w:r>
      <w:r w:rsidRPr="0048518D">
        <w:rPr>
          <w:b/>
          <w:bCs/>
          <w:i/>
          <w:iCs/>
          <w:sz w:val="28"/>
          <w:szCs w:val="28"/>
        </w:rPr>
        <w:t>eference</w:t>
      </w:r>
      <w:r>
        <w:rPr>
          <w:b/>
          <w:bCs/>
          <w:i/>
          <w:iCs/>
          <w:sz w:val="28"/>
          <w:szCs w:val="28"/>
        </w:rPr>
        <w:t>:</w:t>
      </w:r>
    </w:p>
    <w:p w14:paraId="58EE3A2A" w14:textId="77777777" w:rsidR="00361357" w:rsidRPr="00361357" w:rsidRDefault="00361357" w:rsidP="00361357">
      <w:r w:rsidRPr="00361357">
        <w:t xml:space="preserve">ANN picture and </w:t>
      </w:r>
      <w:proofErr w:type="spellStart"/>
      <w:r w:rsidRPr="00361357">
        <w:t>infos</w:t>
      </w:r>
      <w:proofErr w:type="spellEnd"/>
      <w:r w:rsidRPr="00361357">
        <w:t xml:space="preserve"> </w:t>
      </w:r>
    </w:p>
    <w:p w14:paraId="463A5046" w14:textId="62DCFE8D" w:rsidR="00361357" w:rsidRPr="00361357" w:rsidRDefault="003C2BAF" w:rsidP="00361357">
      <w:hyperlink r:id="rId34" w:history="1">
        <w:r w:rsidRPr="00903B87">
          <w:rPr>
            <w:rStyle w:val="Hyperlink"/>
          </w:rPr>
          <w:t>https://wiki.pathmind.com/neural-network</w:t>
        </w:r>
      </w:hyperlink>
      <w:r>
        <w:t xml:space="preserve">/ </w:t>
      </w:r>
    </w:p>
    <w:p w14:paraId="4626604D" w14:textId="77777777" w:rsidR="00361357" w:rsidRPr="00361357" w:rsidRDefault="00361357" w:rsidP="00361357"/>
    <w:p w14:paraId="49493FC4" w14:textId="77777777" w:rsidR="00361357" w:rsidRPr="00361357" w:rsidRDefault="00361357" w:rsidP="00361357">
      <w:r w:rsidRPr="00361357">
        <w:t xml:space="preserve">MLP picture </w:t>
      </w:r>
    </w:p>
    <w:p w14:paraId="1A201B38" w14:textId="30A03CDE" w:rsidR="00361357" w:rsidRPr="00361357" w:rsidRDefault="003C2BAF" w:rsidP="00361357">
      <w:hyperlink r:id="rId35" w:history="1">
        <w:r w:rsidRPr="00903B87">
          <w:rPr>
            <w:rStyle w:val="Hyperlink"/>
          </w:rPr>
          <w:t>https://users.ics.aalto.fi/ahonkela/dippa/node41.html</w:t>
        </w:r>
      </w:hyperlink>
      <w:r>
        <w:t xml:space="preserve"> </w:t>
      </w:r>
    </w:p>
    <w:p w14:paraId="5CC10517" w14:textId="77777777" w:rsidR="00361357" w:rsidRPr="00361357" w:rsidRDefault="00361357" w:rsidP="00361357"/>
    <w:p w14:paraId="73ED23B6" w14:textId="77777777" w:rsidR="00361357" w:rsidRPr="00361357" w:rsidRDefault="00361357" w:rsidP="00361357">
      <w:r w:rsidRPr="00361357">
        <w:t xml:space="preserve">MLP </w:t>
      </w:r>
      <w:proofErr w:type="spellStart"/>
      <w:r w:rsidRPr="00361357">
        <w:t>perceptrons</w:t>
      </w:r>
      <w:proofErr w:type="spellEnd"/>
      <w:r w:rsidRPr="00361357">
        <w:t xml:space="preserve"> picture </w:t>
      </w:r>
    </w:p>
    <w:p w14:paraId="6B7FED95" w14:textId="2704C2F0" w:rsidR="00361357" w:rsidRPr="00361357" w:rsidRDefault="003C2BAF" w:rsidP="00361357">
      <w:hyperlink r:id="rId36" w:history="1">
        <w:r w:rsidRPr="00903B87">
          <w:rPr>
            <w:rStyle w:val="Hyperlink"/>
          </w:rPr>
          <w:t>https://towardsdatascience.com/perceptron-the-artificial-neuron-4d8c70d5cc8d/</w:t>
        </w:r>
      </w:hyperlink>
      <w:r>
        <w:t xml:space="preserve"> </w:t>
      </w:r>
    </w:p>
    <w:p w14:paraId="67A02B3F" w14:textId="77777777" w:rsidR="00361357" w:rsidRPr="00361357" w:rsidRDefault="00361357" w:rsidP="00361357"/>
    <w:p w14:paraId="06A7F724" w14:textId="77777777" w:rsidR="00361357" w:rsidRPr="00361357" w:rsidRDefault="00361357" w:rsidP="00361357">
      <w:r w:rsidRPr="00361357">
        <w:t>learning rate</w:t>
      </w:r>
    </w:p>
    <w:p w14:paraId="74C0DF17" w14:textId="5B7B143C" w:rsidR="00361357" w:rsidRPr="00361357" w:rsidRDefault="003C2BAF" w:rsidP="00361357">
      <w:hyperlink r:id="rId37" w:history="1">
        <w:r w:rsidRPr="00903B87">
          <w:rPr>
            <w:rStyle w:val="Hyperlink"/>
          </w:rPr>
          <w:t>https://www.jeremyjordan.me/nn-learning-rate/</w:t>
        </w:r>
      </w:hyperlink>
      <w:r>
        <w:t xml:space="preserve"> </w:t>
      </w:r>
    </w:p>
    <w:p w14:paraId="263B6C58" w14:textId="77777777" w:rsidR="00361357" w:rsidRPr="00361357" w:rsidRDefault="00361357" w:rsidP="00361357"/>
    <w:p w14:paraId="50B83087" w14:textId="77777777" w:rsidR="00361357" w:rsidRPr="00361357" w:rsidRDefault="00361357" w:rsidP="00361357">
      <w:r w:rsidRPr="00361357">
        <w:t>dropout</w:t>
      </w:r>
    </w:p>
    <w:p w14:paraId="452A8C9A" w14:textId="14CA5274" w:rsidR="00361357" w:rsidRPr="00361357" w:rsidRDefault="003C2BAF" w:rsidP="00361357">
      <w:hyperlink r:id="rId38" w:history="1">
        <w:r w:rsidRPr="00903B87">
          <w:rPr>
            <w:rStyle w:val="Hyperlink"/>
          </w:rPr>
          <w:t>https://machinelearningmastery.com/dropout-for-regularizing-deep-neural-networks/</w:t>
        </w:r>
      </w:hyperlink>
      <w:r>
        <w:t xml:space="preserve"> </w:t>
      </w:r>
    </w:p>
    <w:p w14:paraId="0C60B675" w14:textId="77777777" w:rsidR="00361357" w:rsidRPr="00361357" w:rsidRDefault="00361357" w:rsidP="00361357"/>
    <w:p w14:paraId="7544570E" w14:textId="77777777" w:rsidR="00361357" w:rsidRPr="00361357" w:rsidRDefault="00361357" w:rsidP="00361357">
      <w:r w:rsidRPr="00361357">
        <w:t xml:space="preserve">ReLU and leaky ReLU </w:t>
      </w:r>
    </w:p>
    <w:p w14:paraId="7B27FB3B" w14:textId="74B8C093" w:rsidR="003C2BAF" w:rsidRPr="003C2BAF" w:rsidRDefault="003C2BAF" w:rsidP="00361357">
      <w:pPr>
        <w:rPr>
          <w:rFonts w:hint="eastAsia"/>
        </w:rPr>
      </w:pPr>
      <w:hyperlink r:id="rId39" w:history="1">
        <w:r w:rsidRPr="00903B87">
          <w:rPr>
            <w:rStyle w:val="Hyperlink"/>
          </w:rPr>
          <w:t>https://www.machinecurve.com/index.php/2019/10/15/leaky-relu-improving-traditional-relu/#introducing-leaky-relu/</w:t>
        </w:r>
      </w:hyperlink>
      <w:r>
        <w:rPr>
          <w:rFonts w:hint="eastAsia"/>
        </w:rPr>
        <w:t xml:space="preserve"> </w:t>
      </w:r>
    </w:p>
    <w:p w14:paraId="1B78604A" w14:textId="77777777" w:rsidR="00361357" w:rsidRPr="00361357" w:rsidRDefault="00361357" w:rsidP="00361357"/>
    <w:p w14:paraId="7412BD76" w14:textId="77777777" w:rsidR="00361357" w:rsidRPr="00361357" w:rsidRDefault="00361357" w:rsidP="00361357">
      <w:r w:rsidRPr="00361357">
        <w:t xml:space="preserve">sigmoid </w:t>
      </w:r>
    </w:p>
    <w:p w14:paraId="4F703185" w14:textId="610E34A6" w:rsidR="00361357" w:rsidRDefault="003C2BAF" w:rsidP="00361357">
      <w:hyperlink r:id="rId40" w:history="1">
        <w:r w:rsidRPr="00903B87">
          <w:rPr>
            <w:rStyle w:val="Hyperlink"/>
          </w:rPr>
          <w:t>https://dataaspirant.com/difference-between-softmax-function-and-sigmoid-function/</w:t>
        </w:r>
      </w:hyperlink>
    </w:p>
    <w:p w14:paraId="1CEB43B3" w14:textId="77777777" w:rsidR="003C2BAF" w:rsidRPr="003C2BAF" w:rsidRDefault="003C2BAF" w:rsidP="00361357">
      <w:pPr>
        <w:rPr>
          <w:rFonts w:hint="eastAsia"/>
        </w:rPr>
      </w:pPr>
    </w:p>
    <w:p w14:paraId="1E28A9FD" w14:textId="77777777" w:rsidR="00361357" w:rsidRPr="00361357" w:rsidRDefault="00361357" w:rsidP="00361357">
      <w:r w:rsidRPr="00361357">
        <w:t xml:space="preserve">BGD SGD </w:t>
      </w:r>
      <w:proofErr w:type="spellStart"/>
      <w:r w:rsidRPr="00361357">
        <w:t>MiniBGD</w:t>
      </w:r>
      <w:proofErr w:type="spellEnd"/>
      <w:r w:rsidRPr="00361357">
        <w:t xml:space="preserve"> formula and info </w:t>
      </w:r>
    </w:p>
    <w:p w14:paraId="4F624E6A" w14:textId="4392A9AB" w:rsidR="003C2BAF" w:rsidRDefault="003C2BAF" w:rsidP="003D5AE2">
      <w:hyperlink r:id="rId41" w:history="1">
        <w:r w:rsidRPr="00903B87">
          <w:rPr>
            <w:rStyle w:val="Hyperlink"/>
          </w:rPr>
          <w:t>https://arxiv.org/pdf/1609.04747.pdf/</w:t>
        </w:r>
      </w:hyperlink>
    </w:p>
    <w:p w14:paraId="78A524DD" w14:textId="27CF1B98" w:rsidR="0048518D" w:rsidRDefault="0048518D" w:rsidP="003D5AE2">
      <w:r>
        <w:br w:type="page"/>
      </w:r>
    </w:p>
    <w:p w14:paraId="5124FEAD" w14:textId="637F0FD2" w:rsidR="0048518D" w:rsidRPr="0048518D" w:rsidRDefault="0048518D" w:rsidP="0048518D">
      <w:pPr>
        <w:rPr>
          <w:b/>
          <w:bCs/>
          <w:i/>
          <w:iCs/>
          <w:sz w:val="28"/>
          <w:szCs w:val="28"/>
        </w:rPr>
      </w:pPr>
      <w:r w:rsidRPr="0048518D">
        <w:rPr>
          <w:rFonts w:hint="eastAsia"/>
          <w:b/>
          <w:bCs/>
          <w:i/>
          <w:iCs/>
          <w:sz w:val="28"/>
          <w:szCs w:val="28"/>
        </w:rPr>
        <w:lastRenderedPageBreak/>
        <w:t>I</w:t>
      </w:r>
      <w:r w:rsidRPr="0048518D">
        <w:rPr>
          <w:b/>
          <w:bCs/>
          <w:i/>
          <w:iCs/>
          <w:sz w:val="28"/>
          <w:szCs w:val="28"/>
        </w:rPr>
        <w:t>mage illustrations</w:t>
      </w:r>
    </w:p>
    <w:p w14:paraId="091EEB5B" w14:textId="4D3A9744" w:rsidR="00083594" w:rsidRPr="00AD0764" w:rsidRDefault="00083594" w:rsidP="00083594">
      <w:pPr>
        <w:tabs>
          <w:tab w:val="left" w:pos="6556"/>
        </w:tabs>
        <w:rPr>
          <w:rFonts w:ascii="Arial" w:hAnsi="Arial" w:cs="Arial"/>
        </w:rPr>
      </w:pPr>
      <w:r w:rsidRPr="00AD0764">
        <w:rPr>
          <w:rFonts w:ascii="Arial" w:hAnsi="Arial" w:cs="Arial"/>
        </w:rPr>
        <w:t>1.1</w:t>
      </w:r>
    </w:p>
    <w:bookmarkEnd w:id="51"/>
    <w:p w14:paraId="0237B7DC" w14:textId="4738F703" w:rsidR="00083594" w:rsidRPr="00AD0764" w:rsidRDefault="00083594" w:rsidP="00083594">
      <w:pPr>
        <w:tabs>
          <w:tab w:val="left" w:pos="6556"/>
        </w:tabs>
        <w:rPr>
          <w:rFonts w:ascii="Arial" w:eastAsia="Times New Roman" w:hAnsi="Arial" w:cs="Arial"/>
          <w:kern w:val="0"/>
        </w:rPr>
      </w:pPr>
      <w:r w:rsidRPr="00AD0764">
        <w:rPr>
          <w:rFonts w:ascii="Arial" w:eastAsia="Times New Roman" w:hAnsi="Arial" w:cs="Arial"/>
          <w:kern w:val="0"/>
        </w:rPr>
        <w:fldChar w:fldCharType="begin"/>
      </w:r>
      <w:r w:rsidR="00F34CC5">
        <w:rPr>
          <w:rFonts w:ascii="Arial" w:eastAsia="Times New Roman" w:hAnsi="Arial" w:cs="Arial"/>
          <w:kern w:val="0"/>
        </w:rPr>
        <w:instrText xml:space="preserve"> INCLUDEPICTURE "C:\\var\\folders\\2c\\4wrrkt0x77g_qf5rkdg3v8m40000gn\\T\\com.microsoft.Word\\WebArchiveCopyPasteTempFiles\\perceptron_node.png" \* MERGEFORMAT </w:instrText>
      </w:r>
      <w:r w:rsidRPr="00AD0764">
        <w:rPr>
          <w:rFonts w:ascii="Arial" w:eastAsia="Times New Roman" w:hAnsi="Arial" w:cs="Arial"/>
          <w:kern w:val="0"/>
        </w:rPr>
        <w:fldChar w:fldCharType="separate"/>
      </w:r>
      <w:r w:rsidRPr="00AD0764">
        <w:rPr>
          <w:rFonts w:ascii="Arial" w:eastAsia="Times New Roman" w:hAnsi="Arial" w:cs="Arial"/>
          <w:noProof/>
          <w:kern w:val="0"/>
        </w:rPr>
        <w:drawing>
          <wp:inline distT="0" distB="0" distL="0" distR="0" wp14:anchorId="4DC2AEAC" wp14:editId="40B3DAF8">
            <wp:extent cx="5270500" cy="2559050"/>
            <wp:effectExtent l="0" t="0" r="0" b="6350"/>
            <wp:docPr id="1" name="圖片 1" descr="perceptr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perceptron nod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r w:rsidRPr="00AD0764">
        <w:rPr>
          <w:rFonts w:ascii="Arial" w:eastAsia="Times New Roman" w:hAnsi="Arial" w:cs="Arial"/>
          <w:kern w:val="0"/>
        </w:rPr>
        <w:fldChar w:fldCharType="end"/>
      </w:r>
      <w:bookmarkStart w:id="52" w:name="A2"/>
      <w:r w:rsidRPr="00AD0764">
        <w:rPr>
          <w:rFonts w:ascii="Arial" w:hAnsi="Arial" w:cs="Arial"/>
        </w:rPr>
        <w:t>1.2</w:t>
      </w:r>
    </w:p>
    <w:bookmarkEnd w:id="52"/>
    <w:p w14:paraId="2E95366F" w14:textId="69528D7D" w:rsidR="00083594" w:rsidRPr="00AD0764" w:rsidRDefault="00083594" w:rsidP="00083594">
      <w:pPr>
        <w:tabs>
          <w:tab w:val="left" w:pos="6556"/>
        </w:tabs>
        <w:rPr>
          <w:rFonts w:ascii="Arial" w:hAnsi="Arial" w:cs="Arial"/>
          <w:color w:val="4D4E4F"/>
          <w:sz w:val="26"/>
          <w:szCs w:val="26"/>
        </w:rPr>
      </w:pPr>
      <w:r w:rsidRPr="00AD0764">
        <w:rPr>
          <w:rFonts w:ascii="Arial" w:hAnsi="Arial" w:cs="Arial"/>
          <w:color w:val="4D4E4F"/>
          <w:sz w:val="26"/>
          <w:szCs w:val="26"/>
        </w:rPr>
        <w:fldChar w:fldCharType="begin"/>
      </w:r>
      <w:r w:rsidR="00F34CC5">
        <w:rPr>
          <w:rFonts w:ascii="Arial" w:hAnsi="Arial" w:cs="Arial"/>
          <w:color w:val="4D4E4F"/>
          <w:sz w:val="26"/>
          <w:szCs w:val="26"/>
        </w:rPr>
        <w:instrText xml:space="preserve"> INCLUDEPICTURE "C:\\var\\folders\\2c\\4wrrkt0x77g_qf5rkdg3v8m40000gn\\T\\com.microsoft.Word\\WebArchiveCopyPasteTempFiles\\mlp.png" \* MERGEFORMAT </w:instrText>
      </w:r>
      <w:r w:rsidRPr="00AD0764">
        <w:rPr>
          <w:rFonts w:ascii="Arial" w:hAnsi="Arial" w:cs="Arial"/>
          <w:color w:val="4D4E4F"/>
          <w:sz w:val="26"/>
          <w:szCs w:val="26"/>
        </w:rPr>
        <w:fldChar w:fldCharType="separate"/>
      </w:r>
      <w:r w:rsidRPr="00AD0764">
        <w:rPr>
          <w:rFonts w:ascii="Arial" w:hAnsi="Arial" w:cs="Arial"/>
          <w:noProof/>
          <w:color w:val="4D4E4F"/>
          <w:sz w:val="26"/>
          <w:szCs w:val="26"/>
        </w:rPr>
        <w:drawing>
          <wp:inline distT="0" distB="0" distL="0" distR="0" wp14:anchorId="4EE437CE" wp14:editId="243DC044">
            <wp:extent cx="3140814" cy="1434353"/>
            <wp:effectExtent l="0" t="0" r="0" b="1270"/>
            <wp:docPr id="3" name="圖片 3" descr="multi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layer perceptr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4105" cy="1449557"/>
                    </a:xfrm>
                    <a:prstGeom prst="rect">
                      <a:avLst/>
                    </a:prstGeom>
                    <a:noFill/>
                    <a:ln>
                      <a:noFill/>
                    </a:ln>
                  </pic:spPr>
                </pic:pic>
              </a:graphicData>
            </a:graphic>
          </wp:inline>
        </w:drawing>
      </w:r>
      <w:r w:rsidRPr="00AD0764">
        <w:rPr>
          <w:rFonts w:ascii="Arial" w:hAnsi="Arial" w:cs="Arial"/>
          <w:color w:val="4D4E4F"/>
          <w:sz w:val="26"/>
          <w:szCs w:val="26"/>
        </w:rPr>
        <w:fldChar w:fldCharType="end"/>
      </w:r>
    </w:p>
    <w:p w14:paraId="2D560D0E" w14:textId="77777777" w:rsidR="00AD0764" w:rsidRPr="00AD0764" w:rsidRDefault="00AD0764" w:rsidP="00083594">
      <w:pPr>
        <w:tabs>
          <w:tab w:val="left" w:pos="6556"/>
        </w:tabs>
        <w:rPr>
          <w:rFonts w:ascii="Arial" w:hAnsi="Arial" w:cs="Arial"/>
          <w:color w:val="4D4E4F"/>
          <w:sz w:val="26"/>
          <w:szCs w:val="26"/>
        </w:rPr>
      </w:pPr>
      <w:bookmarkStart w:id="53" w:name="A3"/>
      <w:r w:rsidRPr="00AD0764">
        <w:rPr>
          <w:rFonts w:ascii="Arial" w:hAnsi="Arial" w:cs="Arial"/>
          <w:color w:val="4D4E4F"/>
          <w:sz w:val="26"/>
          <w:szCs w:val="26"/>
        </w:rPr>
        <w:t>1.3</w:t>
      </w:r>
    </w:p>
    <w:bookmarkEnd w:id="53"/>
    <w:p w14:paraId="593F9C90" w14:textId="77777777" w:rsidR="00AD0764" w:rsidRPr="00AD0764" w:rsidRDefault="00AD0764" w:rsidP="00083594">
      <w:pPr>
        <w:tabs>
          <w:tab w:val="left" w:pos="6556"/>
        </w:tabs>
        <w:rPr>
          <w:rFonts w:ascii="Arial" w:eastAsia="Times New Roman" w:hAnsi="Arial" w:cs="Arial"/>
          <w:kern w:val="0"/>
        </w:rPr>
      </w:pPr>
      <w:r w:rsidRPr="00AD0764">
        <w:rPr>
          <w:rFonts w:ascii="Arial" w:eastAsia="Times New Roman" w:hAnsi="Arial" w:cs="Arial"/>
          <w:kern w:val="0"/>
        </w:rPr>
        <w:fldChar w:fldCharType="begin"/>
      </w:r>
      <w:r w:rsidRPr="00AD0764">
        <w:rPr>
          <w:rFonts w:ascii="Arial" w:eastAsia="Times New Roman" w:hAnsi="Arial" w:cs="Arial"/>
          <w:kern w:val="0"/>
        </w:rPr>
        <w:instrText xml:space="preserve"> INCLUDEPICTURE "https://miro.medium.com/max/1518/1*SzzZhOB-xHyOchebT9Fv7w.png" \* MERGEFORMATINET </w:instrText>
      </w:r>
      <w:r w:rsidRPr="00AD0764">
        <w:rPr>
          <w:rFonts w:ascii="Arial" w:eastAsia="Times New Roman" w:hAnsi="Arial" w:cs="Arial"/>
          <w:kern w:val="0"/>
        </w:rPr>
        <w:fldChar w:fldCharType="separate"/>
      </w:r>
      <w:r w:rsidRPr="00AD0764">
        <w:rPr>
          <w:rFonts w:ascii="Arial" w:eastAsia="Times New Roman" w:hAnsi="Arial" w:cs="Arial"/>
          <w:noProof/>
          <w:kern w:val="0"/>
        </w:rPr>
        <w:drawing>
          <wp:inline distT="0" distB="0" distL="0" distR="0" wp14:anchorId="7005AFCA" wp14:editId="2535D657">
            <wp:extent cx="3890682" cy="152762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191" cy="1543925"/>
                    </a:xfrm>
                    <a:prstGeom prst="rect">
                      <a:avLst/>
                    </a:prstGeom>
                    <a:noFill/>
                    <a:ln>
                      <a:noFill/>
                    </a:ln>
                  </pic:spPr>
                </pic:pic>
              </a:graphicData>
            </a:graphic>
          </wp:inline>
        </w:drawing>
      </w:r>
      <w:r w:rsidRPr="00AD0764">
        <w:rPr>
          <w:rFonts w:ascii="Arial" w:eastAsia="Times New Roman" w:hAnsi="Arial" w:cs="Arial"/>
          <w:kern w:val="0"/>
        </w:rPr>
        <w:fldChar w:fldCharType="end"/>
      </w:r>
    </w:p>
    <w:p w14:paraId="78662F47" w14:textId="1242C20A" w:rsidR="00AD0764" w:rsidRPr="00AD0764" w:rsidRDefault="00AD0764">
      <w:pPr>
        <w:widowControl/>
        <w:rPr>
          <w:rFonts w:ascii="Arial" w:eastAsia="Times New Roman" w:hAnsi="Arial" w:cs="Arial"/>
          <w:kern w:val="0"/>
        </w:rPr>
      </w:pPr>
      <w:r w:rsidRPr="00AD0764">
        <w:rPr>
          <w:rFonts w:ascii="Arial" w:eastAsia="Times New Roman" w:hAnsi="Arial" w:cs="Arial"/>
          <w:kern w:val="0"/>
        </w:rPr>
        <w:br w:type="page"/>
      </w:r>
    </w:p>
    <w:p w14:paraId="0330B760" w14:textId="77777777" w:rsidR="00AD0764" w:rsidRPr="00AD0764" w:rsidRDefault="00AD0764" w:rsidP="00083594">
      <w:pPr>
        <w:tabs>
          <w:tab w:val="left" w:pos="6556"/>
        </w:tabs>
        <w:rPr>
          <w:rFonts w:ascii="Arial" w:eastAsia="Times New Roman" w:hAnsi="Arial" w:cs="Arial"/>
          <w:kern w:val="0"/>
        </w:rPr>
      </w:pPr>
      <w:bookmarkStart w:id="54" w:name="A4"/>
      <w:r w:rsidRPr="00AD0764">
        <w:rPr>
          <w:rFonts w:ascii="Arial" w:eastAsia="Times New Roman" w:hAnsi="Arial" w:cs="Arial"/>
          <w:kern w:val="0"/>
        </w:rPr>
        <w:lastRenderedPageBreak/>
        <w:t>1.4</w:t>
      </w:r>
    </w:p>
    <w:bookmarkEnd w:id="54"/>
    <w:p w14:paraId="7EF785A9" w14:textId="62027CF8" w:rsidR="00AD0764" w:rsidRPr="00AD0764" w:rsidRDefault="00AD0764" w:rsidP="00083594">
      <w:pPr>
        <w:tabs>
          <w:tab w:val="left" w:pos="6556"/>
        </w:tabs>
        <w:rPr>
          <w:rFonts w:ascii="Arial" w:hAnsi="Arial" w:cs="Arial"/>
          <w:color w:val="4D4E4F"/>
          <w:sz w:val="26"/>
          <w:szCs w:val="26"/>
        </w:rPr>
      </w:pPr>
      <w:r w:rsidRPr="00AD0764">
        <w:rPr>
          <w:rFonts w:ascii="Arial" w:hAnsi="Arial" w:cs="Arial"/>
          <w:noProof/>
          <w:color w:val="4D4E4F"/>
          <w:sz w:val="26"/>
          <w:szCs w:val="26"/>
        </w:rPr>
        <w:drawing>
          <wp:inline distT="0" distB="0" distL="0" distR="0" wp14:anchorId="1D6C881F" wp14:editId="67AECFCC">
            <wp:extent cx="2085788" cy="196041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截圖 2021-05-05 下午9.34.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94165" cy="1968286"/>
                    </a:xfrm>
                    <a:prstGeom prst="rect">
                      <a:avLst/>
                    </a:prstGeom>
                  </pic:spPr>
                </pic:pic>
              </a:graphicData>
            </a:graphic>
          </wp:inline>
        </w:drawing>
      </w:r>
    </w:p>
    <w:p w14:paraId="2205BEF1" w14:textId="77777777" w:rsidR="00A8711D" w:rsidRDefault="00C3372D" w:rsidP="00083594">
      <w:pPr>
        <w:tabs>
          <w:tab w:val="left" w:pos="6556"/>
        </w:tabs>
        <w:rPr>
          <w:rFonts w:ascii="Arial" w:eastAsia="Times New Roman" w:hAnsi="Arial" w:cs="Arial"/>
          <w:kern w:val="0"/>
        </w:rPr>
      </w:pPr>
      <w:r w:rsidRPr="00AD0764">
        <w:rPr>
          <w:rFonts w:ascii="Arial" w:eastAsia="Times New Roman" w:hAnsi="Arial" w:cs="Arial"/>
          <w:kern w:val="0"/>
        </w:rPr>
        <w:fldChar w:fldCharType="begin"/>
      </w:r>
      <w:r w:rsidRPr="00AD0764">
        <w:rPr>
          <w:rFonts w:ascii="Arial" w:eastAsia="Times New Roman" w:hAnsi="Arial" w:cs="Arial"/>
          <w:kern w:val="0"/>
        </w:rPr>
        <w:instrText xml:space="preserve"> INCLUDEPICTURE "https://1.cms.s81c.com/sites/default/files/2021-01-06/ICLH_Diagram_Batch_02_17A-ConvolutionalNeuralNetworks-WHITEBG.png" \* MERGEFORMATINET </w:instrText>
      </w:r>
      <w:r w:rsidRPr="00AD0764">
        <w:rPr>
          <w:rFonts w:ascii="Arial" w:eastAsia="Times New Roman" w:hAnsi="Arial" w:cs="Arial"/>
          <w:kern w:val="0"/>
        </w:rPr>
        <w:fldChar w:fldCharType="separate"/>
      </w:r>
      <w:r w:rsidRPr="00AD0764">
        <w:rPr>
          <w:rFonts w:ascii="Arial" w:eastAsia="Times New Roman" w:hAnsi="Arial" w:cs="Arial"/>
          <w:noProof/>
          <w:kern w:val="0"/>
        </w:rPr>
        <w:drawing>
          <wp:inline distT="0" distB="0" distL="0" distR="0" wp14:anchorId="3866AA57" wp14:editId="55A18E4A">
            <wp:extent cx="5270500" cy="3065145"/>
            <wp:effectExtent l="0" t="0" r="0" b="0"/>
            <wp:docPr id="2" name="圖片 2" descr="matrix multiplication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x multiplication in convolutional neural network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3065145"/>
                    </a:xfrm>
                    <a:prstGeom prst="rect">
                      <a:avLst/>
                    </a:prstGeom>
                    <a:noFill/>
                    <a:ln>
                      <a:noFill/>
                    </a:ln>
                  </pic:spPr>
                </pic:pic>
              </a:graphicData>
            </a:graphic>
          </wp:inline>
        </w:drawing>
      </w:r>
      <w:r w:rsidRPr="00AD0764">
        <w:rPr>
          <w:rFonts w:ascii="Arial" w:eastAsia="Times New Roman" w:hAnsi="Arial" w:cs="Arial"/>
          <w:kern w:val="0"/>
        </w:rPr>
        <w:fldChar w:fldCharType="end"/>
      </w:r>
    </w:p>
    <w:p w14:paraId="73E51331" w14:textId="77777777" w:rsidR="00A8711D" w:rsidRDefault="00A8711D">
      <w:pPr>
        <w:widowControl/>
        <w:rPr>
          <w:rFonts w:ascii="Arial" w:eastAsia="Times New Roman" w:hAnsi="Arial" w:cs="Arial"/>
          <w:kern w:val="0"/>
        </w:rPr>
      </w:pPr>
      <w:r>
        <w:rPr>
          <w:rFonts w:ascii="Arial" w:eastAsia="Times New Roman" w:hAnsi="Arial" w:cs="Arial"/>
          <w:kern w:val="0"/>
        </w:rPr>
        <w:br w:type="page"/>
      </w:r>
    </w:p>
    <w:p w14:paraId="29A285F0" w14:textId="1764800D" w:rsidR="00A8711D" w:rsidRDefault="00A8711D" w:rsidP="00083594">
      <w:pPr>
        <w:tabs>
          <w:tab w:val="left" w:pos="6556"/>
        </w:tabs>
        <w:rPr>
          <w:rFonts w:ascii="Arial" w:eastAsia="Times New Roman" w:hAnsi="Arial" w:cs="Arial"/>
          <w:kern w:val="0"/>
        </w:rPr>
      </w:pPr>
      <w:r>
        <w:rPr>
          <w:rFonts w:ascii="Arial" w:eastAsia="Times New Roman" w:hAnsi="Arial" w:cs="Arial"/>
          <w:kern w:val="0"/>
        </w:rPr>
        <w:lastRenderedPageBreak/>
        <w:t xml:space="preserve">1.5 Examples of the </w:t>
      </w:r>
      <w:r w:rsidR="008A3C6F">
        <w:rPr>
          <w:rFonts w:ascii="Arial" w:eastAsia="Times New Roman" w:hAnsi="Arial" w:cs="Arial"/>
          <w:kern w:val="0"/>
        </w:rPr>
        <w:t>images of the dataset:</w:t>
      </w:r>
    </w:p>
    <w:p w14:paraId="78CF8F8B" w14:textId="5C1EEE22" w:rsidR="00C3372D" w:rsidRDefault="00A8711D" w:rsidP="00083594">
      <w:pPr>
        <w:tabs>
          <w:tab w:val="left" w:pos="6556"/>
        </w:tabs>
        <w:rPr>
          <w:rFonts w:ascii="Arial" w:eastAsia="Times New Roman" w:hAnsi="Arial" w:cs="Arial"/>
          <w:kern w:val="0"/>
        </w:rPr>
      </w:pPr>
      <w:r>
        <w:rPr>
          <w:rFonts w:ascii="Arial" w:hAnsi="Arial" w:cs="Arial"/>
          <w:noProof/>
        </w:rPr>
        <w:drawing>
          <wp:inline distT="0" distB="0" distL="0" distR="0" wp14:anchorId="64B7CC8F" wp14:editId="7A2F7E16">
            <wp:extent cx="4494987" cy="5126990"/>
            <wp:effectExtent l="0" t="0" r="127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0101" cy="5212665"/>
                    </a:xfrm>
                    <a:prstGeom prst="rect">
                      <a:avLst/>
                    </a:prstGeom>
                  </pic:spPr>
                </pic:pic>
              </a:graphicData>
            </a:graphic>
          </wp:inline>
        </w:drawing>
      </w:r>
    </w:p>
    <w:p w14:paraId="2DF472DF" w14:textId="34E8BD1A" w:rsidR="00A8711D" w:rsidRPr="00A8711D" w:rsidRDefault="00A8711D" w:rsidP="007E346C">
      <w:pPr>
        <w:widowControl/>
        <w:rPr>
          <w:rFonts w:ascii="Arial" w:hAnsi="Arial" w:cs="Arial"/>
        </w:rPr>
      </w:pPr>
    </w:p>
    <w:sectPr w:rsidR="00A8711D" w:rsidRPr="00A8711D" w:rsidSect="00222CFF">
      <w:type w:val="continuous"/>
      <w:pgSz w:w="11900" w:h="16840"/>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dmin" w:date="2021-05-07T18:36:00Z" w:initials="a">
    <w:p w14:paraId="0FBD2977" w14:textId="77777777" w:rsidR="007162BC" w:rsidRPr="0095293E" w:rsidRDefault="007162BC" w:rsidP="007162BC">
      <w:pPr>
        <w:pStyle w:val="CommentText"/>
        <w:rPr>
          <w:rFonts w:eastAsia="DengXian"/>
          <w:lang w:eastAsia="zh-CN"/>
        </w:rPr>
      </w:pPr>
      <w:r>
        <w:rPr>
          <w:rStyle w:val="CommentReference"/>
        </w:rPr>
        <w:annotationRef/>
      </w:r>
      <w:r>
        <w:rPr>
          <w:rFonts w:eastAsia="DengXian"/>
          <w:lang w:eastAsia="zh-CN"/>
        </w:rPr>
        <w:t>P</w:t>
      </w:r>
      <w:r>
        <w:rPr>
          <w:rFonts w:eastAsia="DengXian" w:hint="eastAsia"/>
          <w:lang w:eastAsia="zh-CN"/>
        </w:rPr>
        <w:t>refer this one</w:t>
      </w:r>
    </w:p>
  </w:comment>
  <w:comment w:id="28" w:author="admin" w:date="2021-05-07T18:24:00Z" w:initials="a">
    <w:p w14:paraId="76656E30" w14:textId="77777777" w:rsidR="00051DED" w:rsidRPr="00C34316" w:rsidRDefault="00051DED" w:rsidP="00051DED">
      <w:pPr>
        <w:pStyle w:val="CommentText"/>
        <w:rPr>
          <w:rFonts w:eastAsia="DengXian"/>
          <w:lang w:eastAsia="zh-CN"/>
        </w:rPr>
      </w:pPr>
      <w:r>
        <w:rPr>
          <w:rStyle w:val="CommentReference"/>
        </w:rPr>
        <w:annotationRef/>
      </w:r>
      <w:r w:rsidRPr="00C34316">
        <w:rPr>
          <w:rFonts w:eastAsia="DengXian"/>
          <w:lang w:eastAsia="zh-CN"/>
        </w:rPr>
        <w:t>The gradient may oscillate back and forth around the minimum and may not even converge</w:t>
      </w:r>
    </w:p>
    <w:p w14:paraId="4FDF667C" w14:textId="486B868D" w:rsidR="00051DED" w:rsidRPr="00051DED" w:rsidRDefault="00051DE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BD2977" w15:done="0"/>
  <w15:commentEx w15:paraId="4FDF66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BD2977" w16cid:durableId="2440077B"/>
  <w16cid:commentId w16cid:paraId="4FDF667C" w16cid:durableId="244007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F077B" w14:textId="77777777" w:rsidR="00953E85" w:rsidRDefault="00953E85" w:rsidP="003268DB">
      <w:r>
        <w:separator/>
      </w:r>
    </w:p>
  </w:endnote>
  <w:endnote w:type="continuationSeparator" w:id="0">
    <w:p w14:paraId="544D766B" w14:textId="77777777" w:rsidR="00953E85" w:rsidRDefault="00953E85" w:rsidP="00326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Yu Mincho">
    <w:altName w:val="MS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C3006" w14:textId="77777777" w:rsidR="00953E85" w:rsidRDefault="00953E85" w:rsidP="003268DB">
      <w:r>
        <w:separator/>
      </w:r>
    </w:p>
  </w:footnote>
  <w:footnote w:type="continuationSeparator" w:id="0">
    <w:p w14:paraId="4B7847E6" w14:textId="77777777" w:rsidR="00953E85" w:rsidRDefault="00953E85" w:rsidP="00326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EF6C" w14:textId="513E1D7C" w:rsidR="003554AD" w:rsidRDefault="003554AD" w:rsidP="006E4198">
    <w:pPr>
      <w:pStyle w:val="Header"/>
      <w:tabs>
        <w:tab w:val="clear" w:pos="4153"/>
        <w:tab w:val="clear" w:pos="8306"/>
        <w:tab w:val="right" w:pos="8300"/>
      </w:tabs>
    </w:pPr>
    <w:r>
      <w:rPr>
        <w:rFonts w:hint="eastAsia"/>
      </w:rPr>
      <w:t>S</w:t>
    </w:r>
    <w:r>
      <w:t>TAT4012 final 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45E2"/>
    <w:multiLevelType w:val="multilevel"/>
    <w:tmpl w:val="51C6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775AC"/>
    <w:multiLevelType w:val="hybridMultilevel"/>
    <w:tmpl w:val="2A1CD9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6E1DCC"/>
    <w:multiLevelType w:val="hybridMultilevel"/>
    <w:tmpl w:val="8C9A8E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BEB1AEE"/>
    <w:multiLevelType w:val="multilevel"/>
    <w:tmpl w:val="920E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494826"/>
    <w:multiLevelType w:val="hybridMultilevel"/>
    <w:tmpl w:val="83082D52"/>
    <w:lvl w:ilvl="0" w:tplc="E80810DA">
      <w:start w:val="1"/>
      <w:numFmt w:val="decimal"/>
      <w:lvlText w:val="%1."/>
      <w:lvlJc w:val="left"/>
      <w:pPr>
        <w:ind w:left="480" w:hanging="480"/>
      </w:pPr>
      <w:rPr>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9565CF8"/>
    <w:multiLevelType w:val="hybridMultilevel"/>
    <w:tmpl w:val="CE449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FE3E01"/>
    <w:multiLevelType w:val="hybridMultilevel"/>
    <w:tmpl w:val="8E26C1DE"/>
    <w:lvl w:ilvl="0" w:tplc="A8B82B6E">
      <w:start w:val="1"/>
      <w:numFmt w:val="decimal"/>
      <w:lvlText w:val="%1&gt;"/>
      <w:lvlJc w:val="left"/>
      <w:pPr>
        <w:ind w:left="765" w:hanging="405"/>
      </w:pPr>
      <w:rPr>
        <w:rFonts w:ascii="Cambria Math" w:hAnsi="Cambria Math" w:hint="default"/>
        <w:i/>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4D9B091E"/>
    <w:multiLevelType w:val="hybridMultilevel"/>
    <w:tmpl w:val="C57CBD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2A0411"/>
    <w:multiLevelType w:val="multilevel"/>
    <w:tmpl w:val="680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4B1D57"/>
    <w:multiLevelType w:val="multilevel"/>
    <w:tmpl w:val="932ED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1507E"/>
    <w:multiLevelType w:val="multilevel"/>
    <w:tmpl w:val="6E96D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E47093"/>
    <w:multiLevelType w:val="multilevel"/>
    <w:tmpl w:val="18FCFB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74B400D4"/>
    <w:multiLevelType w:val="multilevel"/>
    <w:tmpl w:val="0002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3D5BDB"/>
    <w:multiLevelType w:val="multilevel"/>
    <w:tmpl w:val="50C8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0"/>
  </w:num>
  <w:num w:numId="4">
    <w:abstractNumId w:val="8"/>
  </w:num>
  <w:num w:numId="5">
    <w:abstractNumId w:val="9"/>
  </w:num>
  <w:num w:numId="6">
    <w:abstractNumId w:val="13"/>
  </w:num>
  <w:num w:numId="7">
    <w:abstractNumId w:val="3"/>
  </w:num>
  <w:num w:numId="8">
    <w:abstractNumId w:val="12"/>
  </w:num>
  <w:num w:numId="9">
    <w:abstractNumId w:val="0"/>
  </w:num>
  <w:num w:numId="10">
    <w:abstractNumId w:val="11"/>
  </w:num>
  <w:num w:numId="11">
    <w:abstractNumId w:val="2"/>
  </w:num>
  <w:num w:numId="12">
    <w:abstractNumId w:val="4"/>
  </w:num>
  <w:num w:numId="13">
    <w:abstractNumId w:val="1"/>
  </w:num>
  <w:num w:numId="1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g Ryan Cheng">
    <w15:presenceInfo w15:providerId="Windows Live" w15:userId="0eda95859cc82c6a"/>
  </w15:person>
  <w15:person w15:author="WONG, Man Him">
    <w15:presenceInfo w15:providerId="AD" w15:userId="S::1155109863@link.cuhk.edu.hk::5e6417a4-88ca-41d3-bc7e-19e57df4a4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3sDA0Mjc0NjEyNzZS0lEKTi0uzszPAykwqgUAvA+CTywAAAA="/>
  </w:docVars>
  <w:rsids>
    <w:rsidRoot w:val="00083594"/>
    <w:rsid w:val="000012B3"/>
    <w:rsid w:val="00004341"/>
    <w:rsid w:val="000142C4"/>
    <w:rsid w:val="0001652D"/>
    <w:rsid w:val="00023A34"/>
    <w:rsid w:val="000263C9"/>
    <w:rsid w:val="00035BEC"/>
    <w:rsid w:val="00042432"/>
    <w:rsid w:val="00051DED"/>
    <w:rsid w:val="00053A88"/>
    <w:rsid w:val="00053B6E"/>
    <w:rsid w:val="00053F44"/>
    <w:rsid w:val="0006189F"/>
    <w:rsid w:val="000623E7"/>
    <w:rsid w:val="00073BA0"/>
    <w:rsid w:val="00074E9E"/>
    <w:rsid w:val="00074FBC"/>
    <w:rsid w:val="00081651"/>
    <w:rsid w:val="00083067"/>
    <w:rsid w:val="00083594"/>
    <w:rsid w:val="00085061"/>
    <w:rsid w:val="00092311"/>
    <w:rsid w:val="000B4C1A"/>
    <w:rsid w:val="000C197B"/>
    <w:rsid w:val="000C32D3"/>
    <w:rsid w:val="000C4E19"/>
    <w:rsid w:val="000C733C"/>
    <w:rsid w:val="000E7DC5"/>
    <w:rsid w:val="000F4E3B"/>
    <w:rsid w:val="001172D0"/>
    <w:rsid w:val="001223D0"/>
    <w:rsid w:val="001268FF"/>
    <w:rsid w:val="0012693D"/>
    <w:rsid w:val="00130CB2"/>
    <w:rsid w:val="00135009"/>
    <w:rsid w:val="00136CA7"/>
    <w:rsid w:val="00140740"/>
    <w:rsid w:val="00150E5C"/>
    <w:rsid w:val="00152F32"/>
    <w:rsid w:val="001613B1"/>
    <w:rsid w:val="001644A4"/>
    <w:rsid w:val="00183029"/>
    <w:rsid w:val="00184E11"/>
    <w:rsid w:val="00184F20"/>
    <w:rsid w:val="00187784"/>
    <w:rsid w:val="00193743"/>
    <w:rsid w:val="00194C00"/>
    <w:rsid w:val="00195B14"/>
    <w:rsid w:val="001A3EC2"/>
    <w:rsid w:val="001A7A87"/>
    <w:rsid w:val="001B2B8E"/>
    <w:rsid w:val="001C4EFD"/>
    <w:rsid w:val="001C4FDD"/>
    <w:rsid w:val="001C7CFA"/>
    <w:rsid w:val="001D1C96"/>
    <w:rsid w:val="001F28E6"/>
    <w:rsid w:val="001F394A"/>
    <w:rsid w:val="001F4D28"/>
    <w:rsid w:val="00200B6D"/>
    <w:rsid w:val="00205C5A"/>
    <w:rsid w:val="002060CF"/>
    <w:rsid w:val="002114E1"/>
    <w:rsid w:val="00212715"/>
    <w:rsid w:val="0021475E"/>
    <w:rsid w:val="00215C89"/>
    <w:rsid w:val="00222CFF"/>
    <w:rsid w:val="00226725"/>
    <w:rsid w:val="00230987"/>
    <w:rsid w:val="00234DE9"/>
    <w:rsid w:val="00235A4D"/>
    <w:rsid w:val="0023687A"/>
    <w:rsid w:val="00241B15"/>
    <w:rsid w:val="00241B33"/>
    <w:rsid w:val="002431E8"/>
    <w:rsid w:val="002505ED"/>
    <w:rsid w:val="002557CD"/>
    <w:rsid w:val="00255859"/>
    <w:rsid w:val="00256D98"/>
    <w:rsid w:val="00260F5F"/>
    <w:rsid w:val="00263B58"/>
    <w:rsid w:val="00266B6D"/>
    <w:rsid w:val="00266D4E"/>
    <w:rsid w:val="0027645B"/>
    <w:rsid w:val="00277664"/>
    <w:rsid w:val="002779DA"/>
    <w:rsid w:val="00283E26"/>
    <w:rsid w:val="0028515D"/>
    <w:rsid w:val="00290C95"/>
    <w:rsid w:val="00295812"/>
    <w:rsid w:val="002A0CC2"/>
    <w:rsid w:val="002A0D66"/>
    <w:rsid w:val="002A768C"/>
    <w:rsid w:val="002B1B72"/>
    <w:rsid w:val="002C130A"/>
    <w:rsid w:val="002C4345"/>
    <w:rsid w:val="002C4EC2"/>
    <w:rsid w:val="002C7387"/>
    <w:rsid w:val="002D0315"/>
    <w:rsid w:val="002E4CEA"/>
    <w:rsid w:val="002E71A3"/>
    <w:rsid w:val="002F7E37"/>
    <w:rsid w:val="00301E29"/>
    <w:rsid w:val="00303C39"/>
    <w:rsid w:val="00322F90"/>
    <w:rsid w:val="003268DB"/>
    <w:rsid w:val="00331DE2"/>
    <w:rsid w:val="003325AE"/>
    <w:rsid w:val="00335163"/>
    <w:rsid w:val="003438C5"/>
    <w:rsid w:val="00343A4E"/>
    <w:rsid w:val="00345A78"/>
    <w:rsid w:val="0035009D"/>
    <w:rsid w:val="003554AD"/>
    <w:rsid w:val="00361357"/>
    <w:rsid w:val="00362FA3"/>
    <w:rsid w:val="00371AFA"/>
    <w:rsid w:val="00376432"/>
    <w:rsid w:val="003844B8"/>
    <w:rsid w:val="00384E30"/>
    <w:rsid w:val="003941D1"/>
    <w:rsid w:val="003942B0"/>
    <w:rsid w:val="003943EF"/>
    <w:rsid w:val="00394432"/>
    <w:rsid w:val="00396A98"/>
    <w:rsid w:val="00397283"/>
    <w:rsid w:val="003A13D6"/>
    <w:rsid w:val="003B4596"/>
    <w:rsid w:val="003B6D7E"/>
    <w:rsid w:val="003C2BAF"/>
    <w:rsid w:val="003C331C"/>
    <w:rsid w:val="003C349D"/>
    <w:rsid w:val="003D1790"/>
    <w:rsid w:val="003D22DB"/>
    <w:rsid w:val="003D33B4"/>
    <w:rsid w:val="003D51A9"/>
    <w:rsid w:val="003D5AE2"/>
    <w:rsid w:val="003D61D2"/>
    <w:rsid w:val="003D6DCA"/>
    <w:rsid w:val="003D6E0B"/>
    <w:rsid w:val="003D7B28"/>
    <w:rsid w:val="003E0614"/>
    <w:rsid w:val="003E76B7"/>
    <w:rsid w:val="003F29EA"/>
    <w:rsid w:val="003F7B83"/>
    <w:rsid w:val="004012B9"/>
    <w:rsid w:val="0040168A"/>
    <w:rsid w:val="00403A78"/>
    <w:rsid w:val="00410CFA"/>
    <w:rsid w:val="004110B5"/>
    <w:rsid w:val="0041456B"/>
    <w:rsid w:val="00415D24"/>
    <w:rsid w:val="00423817"/>
    <w:rsid w:val="00424FAF"/>
    <w:rsid w:val="004346EA"/>
    <w:rsid w:val="004353F4"/>
    <w:rsid w:val="00440267"/>
    <w:rsid w:val="0044211F"/>
    <w:rsid w:val="00442267"/>
    <w:rsid w:val="004501F2"/>
    <w:rsid w:val="00471284"/>
    <w:rsid w:val="00480794"/>
    <w:rsid w:val="00481A08"/>
    <w:rsid w:val="00483EF6"/>
    <w:rsid w:val="0048518D"/>
    <w:rsid w:val="004960C9"/>
    <w:rsid w:val="004963F6"/>
    <w:rsid w:val="004A1C3A"/>
    <w:rsid w:val="004B00C5"/>
    <w:rsid w:val="004B0751"/>
    <w:rsid w:val="004B0A52"/>
    <w:rsid w:val="004C5348"/>
    <w:rsid w:val="004C6478"/>
    <w:rsid w:val="004D59E2"/>
    <w:rsid w:val="004D7237"/>
    <w:rsid w:val="004F4460"/>
    <w:rsid w:val="004F4774"/>
    <w:rsid w:val="004F5932"/>
    <w:rsid w:val="004F727C"/>
    <w:rsid w:val="0050201F"/>
    <w:rsid w:val="0050787E"/>
    <w:rsid w:val="00510652"/>
    <w:rsid w:val="00514BDB"/>
    <w:rsid w:val="0052254B"/>
    <w:rsid w:val="005350E0"/>
    <w:rsid w:val="005357B4"/>
    <w:rsid w:val="005432DD"/>
    <w:rsid w:val="0054518F"/>
    <w:rsid w:val="0056311D"/>
    <w:rsid w:val="0056550C"/>
    <w:rsid w:val="005703DD"/>
    <w:rsid w:val="005772DE"/>
    <w:rsid w:val="005841C1"/>
    <w:rsid w:val="005A0446"/>
    <w:rsid w:val="005A16AB"/>
    <w:rsid w:val="005A586C"/>
    <w:rsid w:val="005A7ECF"/>
    <w:rsid w:val="005B2BAF"/>
    <w:rsid w:val="005B476C"/>
    <w:rsid w:val="005C2153"/>
    <w:rsid w:val="005C49E4"/>
    <w:rsid w:val="005D2ED1"/>
    <w:rsid w:val="005D5C81"/>
    <w:rsid w:val="005E0CE7"/>
    <w:rsid w:val="005E3AC2"/>
    <w:rsid w:val="005E4CD4"/>
    <w:rsid w:val="005E66D6"/>
    <w:rsid w:val="005E737F"/>
    <w:rsid w:val="005F1108"/>
    <w:rsid w:val="005F520B"/>
    <w:rsid w:val="006062AB"/>
    <w:rsid w:val="00606837"/>
    <w:rsid w:val="006106C5"/>
    <w:rsid w:val="0061074C"/>
    <w:rsid w:val="00613749"/>
    <w:rsid w:val="00616715"/>
    <w:rsid w:val="00640A41"/>
    <w:rsid w:val="00643507"/>
    <w:rsid w:val="0065302A"/>
    <w:rsid w:val="006536F1"/>
    <w:rsid w:val="006567DA"/>
    <w:rsid w:val="006626FE"/>
    <w:rsid w:val="00662C16"/>
    <w:rsid w:val="00664E47"/>
    <w:rsid w:val="006679E9"/>
    <w:rsid w:val="00673781"/>
    <w:rsid w:val="00681D32"/>
    <w:rsid w:val="006856BF"/>
    <w:rsid w:val="006967F5"/>
    <w:rsid w:val="006A008F"/>
    <w:rsid w:val="006A07FB"/>
    <w:rsid w:val="006A13A0"/>
    <w:rsid w:val="006A34BC"/>
    <w:rsid w:val="006A4680"/>
    <w:rsid w:val="006A4A2D"/>
    <w:rsid w:val="006A5155"/>
    <w:rsid w:val="006A68CB"/>
    <w:rsid w:val="006B2DE1"/>
    <w:rsid w:val="006B354A"/>
    <w:rsid w:val="006B58C7"/>
    <w:rsid w:val="006C0C3F"/>
    <w:rsid w:val="006C3586"/>
    <w:rsid w:val="006C7151"/>
    <w:rsid w:val="006D0BC6"/>
    <w:rsid w:val="006D4002"/>
    <w:rsid w:val="006D6E5E"/>
    <w:rsid w:val="006D7932"/>
    <w:rsid w:val="006E4198"/>
    <w:rsid w:val="006E5A6F"/>
    <w:rsid w:val="006E7836"/>
    <w:rsid w:val="006F20B0"/>
    <w:rsid w:val="0070792D"/>
    <w:rsid w:val="00713F2F"/>
    <w:rsid w:val="007162BC"/>
    <w:rsid w:val="00721769"/>
    <w:rsid w:val="0072363C"/>
    <w:rsid w:val="00730DF6"/>
    <w:rsid w:val="00736078"/>
    <w:rsid w:val="007363C3"/>
    <w:rsid w:val="00740E7D"/>
    <w:rsid w:val="007446C0"/>
    <w:rsid w:val="00750571"/>
    <w:rsid w:val="00754649"/>
    <w:rsid w:val="00763DB5"/>
    <w:rsid w:val="007676D2"/>
    <w:rsid w:val="00770A36"/>
    <w:rsid w:val="00772B69"/>
    <w:rsid w:val="007825BF"/>
    <w:rsid w:val="007840B6"/>
    <w:rsid w:val="007852A7"/>
    <w:rsid w:val="007862BC"/>
    <w:rsid w:val="007908A1"/>
    <w:rsid w:val="00791A75"/>
    <w:rsid w:val="007A4F45"/>
    <w:rsid w:val="007A5015"/>
    <w:rsid w:val="007B407A"/>
    <w:rsid w:val="007B4BEE"/>
    <w:rsid w:val="007C057B"/>
    <w:rsid w:val="007C0DA5"/>
    <w:rsid w:val="007C26D2"/>
    <w:rsid w:val="007C54ED"/>
    <w:rsid w:val="007C54F4"/>
    <w:rsid w:val="007D0DD0"/>
    <w:rsid w:val="007D6099"/>
    <w:rsid w:val="007E346C"/>
    <w:rsid w:val="007E6D49"/>
    <w:rsid w:val="007F1E4B"/>
    <w:rsid w:val="007F2FF7"/>
    <w:rsid w:val="007F67D1"/>
    <w:rsid w:val="00800653"/>
    <w:rsid w:val="0080159F"/>
    <w:rsid w:val="008023B4"/>
    <w:rsid w:val="008106D7"/>
    <w:rsid w:val="00815FA8"/>
    <w:rsid w:val="008171CC"/>
    <w:rsid w:val="008268E9"/>
    <w:rsid w:val="00827460"/>
    <w:rsid w:val="00830BE2"/>
    <w:rsid w:val="00831173"/>
    <w:rsid w:val="008368C5"/>
    <w:rsid w:val="00843878"/>
    <w:rsid w:val="0085164F"/>
    <w:rsid w:val="00856878"/>
    <w:rsid w:val="008630A4"/>
    <w:rsid w:val="00866AE9"/>
    <w:rsid w:val="00866BC0"/>
    <w:rsid w:val="0087423D"/>
    <w:rsid w:val="0088012F"/>
    <w:rsid w:val="008807A6"/>
    <w:rsid w:val="0088466F"/>
    <w:rsid w:val="00884978"/>
    <w:rsid w:val="00885E14"/>
    <w:rsid w:val="00886583"/>
    <w:rsid w:val="008923F3"/>
    <w:rsid w:val="008A3450"/>
    <w:rsid w:val="008A3C6F"/>
    <w:rsid w:val="008A4659"/>
    <w:rsid w:val="008B014D"/>
    <w:rsid w:val="008B0712"/>
    <w:rsid w:val="008B547C"/>
    <w:rsid w:val="008C39F1"/>
    <w:rsid w:val="008C7607"/>
    <w:rsid w:val="008D7164"/>
    <w:rsid w:val="008D7D0D"/>
    <w:rsid w:val="008E33ED"/>
    <w:rsid w:val="008E5FF6"/>
    <w:rsid w:val="008E6621"/>
    <w:rsid w:val="008F1799"/>
    <w:rsid w:val="008F6CC5"/>
    <w:rsid w:val="00901913"/>
    <w:rsid w:val="00904FD9"/>
    <w:rsid w:val="0091292A"/>
    <w:rsid w:val="00914822"/>
    <w:rsid w:val="00917F37"/>
    <w:rsid w:val="009217A4"/>
    <w:rsid w:val="0092295D"/>
    <w:rsid w:val="00922C6C"/>
    <w:rsid w:val="0092362A"/>
    <w:rsid w:val="00926332"/>
    <w:rsid w:val="0093724A"/>
    <w:rsid w:val="00947AB0"/>
    <w:rsid w:val="0095293E"/>
    <w:rsid w:val="00953E85"/>
    <w:rsid w:val="00953EAE"/>
    <w:rsid w:val="00960027"/>
    <w:rsid w:val="00961875"/>
    <w:rsid w:val="0096333E"/>
    <w:rsid w:val="0096469B"/>
    <w:rsid w:val="00964EF7"/>
    <w:rsid w:val="00966A3C"/>
    <w:rsid w:val="00967515"/>
    <w:rsid w:val="00974F1B"/>
    <w:rsid w:val="00985FC8"/>
    <w:rsid w:val="00996EE4"/>
    <w:rsid w:val="009A0E1C"/>
    <w:rsid w:val="009A2F21"/>
    <w:rsid w:val="009B01F5"/>
    <w:rsid w:val="009C439C"/>
    <w:rsid w:val="009C51CD"/>
    <w:rsid w:val="009C570D"/>
    <w:rsid w:val="009C5F68"/>
    <w:rsid w:val="009C6543"/>
    <w:rsid w:val="009D6B5E"/>
    <w:rsid w:val="009E127A"/>
    <w:rsid w:val="009E28BE"/>
    <w:rsid w:val="00A01963"/>
    <w:rsid w:val="00A043BC"/>
    <w:rsid w:val="00A04A27"/>
    <w:rsid w:val="00A16E66"/>
    <w:rsid w:val="00A17BA5"/>
    <w:rsid w:val="00A32F73"/>
    <w:rsid w:val="00A3605D"/>
    <w:rsid w:val="00A43F9E"/>
    <w:rsid w:val="00A440D0"/>
    <w:rsid w:val="00A4590B"/>
    <w:rsid w:val="00A50C2C"/>
    <w:rsid w:val="00A5110B"/>
    <w:rsid w:val="00A54BDE"/>
    <w:rsid w:val="00A55FCD"/>
    <w:rsid w:val="00A66663"/>
    <w:rsid w:val="00A674B6"/>
    <w:rsid w:val="00A8265E"/>
    <w:rsid w:val="00A8649E"/>
    <w:rsid w:val="00A86D48"/>
    <w:rsid w:val="00A8711D"/>
    <w:rsid w:val="00A90DAC"/>
    <w:rsid w:val="00A91F29"/>
    <w:rsid w:val="00A968C1"/>
    <w:rsid w:val="00A96D0A"/>
    <w:rsid w:val="00AA2597"/>
    <w:rsid w:val="00AA2D0A"/>
    <w:rsid w:val="00AA3122"/>
    <w:rsid w:val="00AA52DA"/>
    <w:rsid w:val="00AA76B1"/>
    <w:rsid w:val="00AB0216"/>
    <w:rsid w:val="00AB0BC5"/>
    <w:rsid w:val="00AB77A4"/>
    <w:rsid w:val="00AD0764"/>
    <w:rsid w:val="00AD44AF"/>
    <w:rsid w:val="00AF3BD9"/>
    <w:rsid w:val="00AF4507"/>
    <w:rsid w:val="00AF6419"/>
    <w:rsid w:val="00B01CF0"/>
    <w:rsid w:val="00B03AFB"/>
    <w:rsid w:val="00B07D8A"/>
    <w:rsid w:val="00B13783"/>
    <w:rsid w:val="00B13830"/>
    <w:rsid w:val="00B209EB"/>
    <w:rsid w:val="00B25C6C"/>
    <w:rsid w:val="00B3040B"/>
    <w:rsid w:val="00B32A90"/>
    <w:rsid w:val="00B37CB2"/>
    <w:rsid w:val="00B40330"/>
    <w:rsid w:val="00B40A77"/>
    <w:rsid w:val="00B42B55"/>
    <w:rsid w:val="00B45357"/>
    <w:rsid w:val="00B46917"/>
    <w:rsid w:val="00B506A2"/>
    <w:rsid w:val="00B546B4"/>
    <w:rsid w:val="00B57315"/>
    <w:rsid w:val="00B608A7"/>
    <w:rsid w:val="00B72230"/>
    <w:rsid w:val="00B96531"/>
    <w:rsid w:val="00B9680E"/>
    <w:rsid w:val="00BA0254"/>
    <w:rsid w:val="00BA22C9"/>
    <w:rsid w:val="00BA24F7"/>
    <w:rsid w:val="00BB2B03"/>
    <w:rsid w:val="00BC2994"/>
    <w:rsid w:val="00BD29DE"/>
    <w:rsid w:val="00BD62C9"/>
    <w:rsid w:val="00BE0F6C"/>
    <w:rsid w:val="00BE217A"/>
    <w:rsid w:val="00BF246E"/>
    <w:rsid w:val="00C134D0"/>
    <w:rsid w:val="00C16641"/>
    <w:rsid w:val="00C31615"/>
    <w:rsid w:val="00C3372D"/>
    <w:rsid w:val="00C427D2"/>
    <w:rsid w:val="00C456B5"/>
    <w:rsid w:val="00C57ED9"/>
    <w:rsid w:val="00C622E9"/>
    <w:rsid w:val="00C62491"/>
    <w:rsid w:val="00C809CB"/>
    <w:rsid w:val="00C83916"/>
    <w:rsid w:val="00C83C11"/>
    <w:rsid w:val="00C867FF"/>
    <w:rsid w:val="00CA3823"/>
    <w:rsid w:val="00CA62A7"/>
    <w:rsid w:val="00CB025A"/>
    <w:rsid w:val="00CC17ED"/>
    <w:rsid w:val="00CC1DB0"/>
    <w:rsid w:val="00CD5D74"/>
    <w:rsid w:val="00CE5AF6"/>
    <w:rsid w:val="00CF0328"/>
    <w:rsid w:val="00CF36C6"/>
    <w:rsid w:val="00D06827"/>
    <w:rsid w:val="00D112D9"/>
    <w:rsid w:val="00D12CF9"/>
    <w:rsid w:val="00D209A1"/>
    <w:rsid w:val="00D42818"/>
    <w:rsid w:val="00D44B87"/>
    <w:rsid w:val="00D466BA"/>
    <w:rsid w:val="00D5210B"/>
    <w:rsid w:val="00D541DD"/>
    <w:rsid w:val="00D57642"/>
    <w:rsid w:val="00D60BA2"/>
    <w:rsid w:val="00D61EFD"/>
    <w:rsid w:val="00D65FAC"/>
    <w:rsid w:val="00D715F5"/>
    <w:rsid w:val="00D72EB6"/>
    <w:rsid w:val="00D72EFD"/>
    <w:rsid w:val="00D807DC"/>
    <w:rsid w:val="00D8154B"/>
    <w:rsid w:val="00D83CB7"/>
    <w:rsid w:val="00DA257F"/>
    <w:rsid w:val="00DA2704"/>
    <w:rsid w:val="00DA51B0"/>
    <w:rsid w:val="00DB3AC5"/>
    <w:rsid w:val="00DB43C6"/>
    <w:rsid w:val="00DC0654"/>
    <w:rsid w:val="00DC1297"/>
    <w:rsid w:val="00DC17D8"/>
    <w:rsid w:val="00DC5B11"/>
    <w:rsid w:val="00DD025A"/>
    <w:rsid w:val="00DD1B1C"/>
    <w:rsid w:val="00DD3BB5"/>
    <w:rsid w:val="00DD3EA3"/>
    <w:rsid w:val="00DE3F98"/>
    <w:rsid w:val="00DE614E"/>
    <w:rsid w:val="00DF165C"/>
    <w:rsid w:val="00DF4118"/>
    <w:rsid w:val="00DF5CA5"/>
    <w:rsid w:val="00DF71E4"/>
    <w:rsid w:val="00E00B1C"/>
    <w:rsid w:val="00E01DFA"/>
    <w:rsid w:val="00E047F0"/>
    <w:rsid w:val="00E0531E"/>
    <w:rsid w:val="00E232E4"/>
    <w:rsid w:val="00E30A5A"/>
    <w:rsid w:val="00E44DB0"/>
    <w:rsid w:val="00E46C01"/>
    <w:rsid w:val="00E612EC"/>
    <w:rsid w:val="00E65B22"/>
    <w:rsid w:val="00E82D9B"/>
    <w:rsid w:val="00E866D8"/>
    <w:rsid w:val="00E90FDB"/>
    <w:rsid w:val="00E9650A"/>
    <w:rsid w:val="00E976BC"/>
    <w:rsid w:val="00E97E97"/>
    <w:rsid w:val="00EA1D23"/>
    <w:rsid w:val="00EA4429"/>
    <w:rsid w:val="00EA69F8"/>
    <w:rsid w:val="00EC0E1F"/>
    <w:rsid w:val="00ED1BBE"/>
    <w:rsid w:val="00ED69C1"/>
    <w:rsid w:val="00EE1A0D"/>
    <w:rsid w:val="00EE27FB"/>
    <w:rsid w:val="00EE62EE"/>
    <w:rsid w:val="00EF35EA"/>
    <w:rsid w:val="00EF4A7A"/>
    <w:rsid w:val="00EF5999"/>
    <w:rsid w:val="00F00600"/>
    <w:rsid w:val="00F10A7B"/>
    <w:rsid w:val="00F123CA"/>
    <w:rsid w:val="00F12C87"/>
    <w:rsid w:val="00F12DBF"/>
    <w:rsid w:val="00F14AC2"/>
    <w:rsid w:val="00F14CFA"/>
    <w:rsid w:val="00F17A44"/>
    <w:rsid w:val="00F251C6"/>
    <w:rsid w:val="00F3004F"/>
    <w:rsid w:val="00F34CC5"/>
    <w:rsid w:val="00F40788"/>
    <w:rsid w:val="00F42A04"/>
    <w:rsid w:val="00F42C83"/>
    <w:rsid w:val="00F4717C"/>
    <w:rsid w:val="00F52417"/>
    <w:rsid w:val="00F61418"/>
    <w:rsid w:val="00F64C49"/>
    <w:rsid w:val="00F70B5B"/>
    <w:rsid w:val="00F72BBE"/>
    <w:rsid w:val="00F755E2"/>
    <w:rsid w:val="00F75664"/>
    <w:rsid w:val="00F82803"/>
    <w:rsid w:val="00F83F34"/>
    <w:rsid w:val="00F96B46"/>
    <w:rsid w:val="00FA3B4C"/>
    <w:rsid w:val="00FA6B66"/>
    <w:rsid w:val="00FA70D6"/>
    <w:rsid w:val="00FB0906"/>
    <w:rsid w:val="00FB15F6"/>
    <w:rsid w:val="00FB5586"/>
    <w:rsid w:val="00FB6687"/>
    <w:rsid w:val="00FB7E6F"/>
    <w:rsid w:val="00FC3259"/>
    <w:rsid w:val="00FC72AA"/>
    <w:rsid w:val="00FD1454"/>
    <w:rsid w:val="00FD1CB3"/>
    <w:rsid w:val="00FE14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6FB82D"/>
  <w15:docId w15:val="{3F4A011C-6319-4A6A-B835-3EC39DE57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C733C"/>
    <w:pPr>
      <w:keepNext/>
      <w:spacing w:before="180" w:after="180" w:line="720" w:lineRule="auto"/>
      <w:outlineLvl w:val="0"/>
    </w:pPr>
    <w:rPr>
      <w:rFonts w:asciiTheme="majorHAnsi" w:eastAsiaTheme="majorEastAsia" w:hAnsiTheme="majorHAnsi" w:cstheme="majorBidi"/>
      <w:b/>
      <w:bCs/>
      <w:kern w:val="52"/>
      <w:sz w:val="40"/>
      <w:szCs w:val="52"/>
      <w:u w:val="single"/>
    </w:rPr>
  </w:style>
  <w:style w:type="paragraph" w:styleId="Heading2">
    <w:name w:val="heading 2"/>
    <w:basedOn w:val="Normal"/>
    <w:next w:val="Normal"/>
    <w:link w:val="Heading2Char"/>
    <w:uiPriority w:val="9"/>
    <w:unhideWhenUsed/>
    <w:qFormat/>
    <w:rsid w:val="000C733C"/>
    <w:pPr>
      <w:keepNext/>
      <w:spacing w:line="720" w:lineRule="auto"/>
      <w:outlineLvl w:val="1"/>
    </w:pPr>
    <w:rPr>
      <w:rFonts w:asciiTheme="majorHAnsi" w:eastAsiaTheme="majorEastAsia" w:hAnsiTheme="majorHAnsi" w:cstheme="majorBidi"/>
      <w:b/>
      <w:bCs/>
      <w:sz w:val="36"/>
      <w:szCs w:val="48"/>
    </w:rPr>
  </w:style>
  <w:style w:type="paragraph" w:styleId="Heading3">
    <w:name w:val="heading 3"/>
    <w:basedOn w:val="Normal"/>
    <w:next w:val="Normal"/>
    <w:link w:val="Heading3Char"/>
    <w:uiPriority w:val="9"/>
    <w:unhideWhenUsed/>
    <w:qFormat/>
    <w:rsid w:val="0008359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33C"/>
    <w:rPr>
      <w:rFonts w:asciiTheme="majorHAnsi" w:eastAsiaTheme="majorEastAsia" w:hAnsiTheme="majorHAnsi" w:cstheme="majorBidi"/>
      <w:b/>
      <w:bCs/>
      <w:kern w:val="52"/>
      <w:sz w:val="40"/>
      <w:szCs w:val="52"/>
      <w:u w:val="single"/>
    </w:rPr>
  </w:style>
  <w:style w:type="paragraph" w:styleId="TOCHeading">
    <w:name w:val="TOC Heading"/>
    <w:basedOn w:val="Heading1"/>
    <w:next w:val="Normal"/>
    <w:uiPriority w:val="39"/>
    <w:unhideWhenUsed/>
    <w:qFormat/>
    <w:rsid w:val="00083594"/>
    <w:pPr>
      <w:keepLines/>
      <w:widowControl/>
      <w:spacing w:before="480" w:after="0" w:line="276" w:lineRule="auto"/>
      <w:outlineLvl w:val="9"/>
    </w:pPr>
    <w:rPr>
      <w:color w:val="2F5496" w:themeColor="accent1" w:themeShade="BF"/>
      <w:kern w:val="0"/>
      <w:sz w:val="28"/>
      <w:szCs w:val="28"/>
    </w:rPr>
  </w:style>
  <w:style w:type="paragraph" w:styleId="TOC2">
    <w:name w:val="toc 2"/>
    <w:basedOn w:val="Normal"/>
    <w:next w:val="Normal"/>
    <w:autoRedefine/>
    <w:uiPriority w:val="39"/>
    <w:unhideWhenUsed/>
    <w:rsid w:val="00083594"/>
    <w:pPr>
      <w:tabs>
        <w:tab w:val="right" w:pos="8828"/>
      </w:tabs>
      <w:ind w:leftChars="200" w:left="480" w:rightChars="100" w:right="240"/>
    </w:pPr>
    <w:rPr>
      <w:rFonts w:cstheme="minorHAnsi"/>
      <w:i/>
      <w:iCs/>
      <w:sz w:val="20"/>
      <w:szCs w:val="20"/>
    </w:rPr>
  </w:style>
  <w:style w:type="paragraph" w:styleId="TOC1">
    <w:name w:val="toc 1"/>
    <w:basedOn w:val="Normal"/>
    <w:next w:val="Normal"/>
    <w:autoRedefine/>
    <w:uiPriority w:val="39"/>
    <w:unhideWhenUsed/>
    <w:rsid w:val="00083594"/>
    <w:pPr>
      <w:spacing w:before="240" w:after="120"/>
    </w:pPr>
    <w:rPr>
      <w:rFonts w:cstheme="minorHAnsi"/>
      <w:b/>
      <w:bCs/>
      <w:sz w:val="20"/>
      <w:szCs w:val="20"/>
    </w:rPr>
  </w:style>
  <w:style w:type="paragraph" w:styleId="TOC3">
    <w:name w:val="toc 3"/>
    <w:basedOn w:val="Normal"/>
    <w:next w:val="Normal"/>
    <w:autoRedefine/>
    <w:uiPriority w:val="39"/>
    <w:unhideWhenUsed/>
    <w:rsid w:val="00083594"/>
    <w:pPr>
      <w:ind w:left="480"/>
    </w:pPr>
    <w:rPr>
      <w:rFonts w:cstheme="minorHAnsi"/>
      <w:sz w:val="20"/>
      <w:szCs w:val="20"/>
    </w:rPr>
  </w:style>
  <w:style w:type="paragraph" w:styleId="TOC4">
    <w:name w:val="toc 4"/>
    <w:basedOn w:val="Normal"/>
    <w:next w:val="Normal"/>
    <w:autoRedefine/>
    <w:uiPriority w:val="39"/>
    <w:semiHidden/>
    <w:unhideWhenUsed/>
    <w:rsid w:val="00083594"/>
    <w:pPr>
      <w:ind w:left="720"/>
    </w:pPr>
    <w:rPr>
      <w:rFonts w:cstheme="minorHAnsi"/>
      <w:sz w:val="20"/>
      <w:szCs w:val="20"/>
    </w:rPr>
  </w:style>
  <w:style w:type="paragraph" w:styleId="TOC5">
    <w:name w:val="toc 5"/>
    <w:basedOn w:val="Normal"/>
    <w:next w:val="Normal"/>
    <w:autoRedefine/>
    <w:uiPriority w:val="39"/>
    <w:semiHidden/>
    <w:unhideWhenUsed/>
    <w:rsid w:val="00083594"/>
    <w:pPr>
      <w:ind w:left="960"/>
    </w:pPr>
    <w:rPr>
      <w:rFonts w:cstheme="minorHAnsi"/>
      <w:sz w:val="20"/>
      <w:szCs w:val="20"/>
    </w:rPr>
  </w:style>
  <w:style w:type="paragraph" w:styleId="TOC6">
    <w:name w:val="toc 6"/>
    <w:basedOn w:val="Normal"/>
    <w:next w:val="Normal"/>
    <w:autoRedefine/>
    <w:uiPriority w:val="39"/>
    <w:semiHidden/>
    <w:unhideWhenUsed/>
    <w:rsid w:val="00083594"/>
    <w:pPr>
      <w:ind w:left="1200"/>
    </w:pPr>
    <w:rPr>
      <w:rFonts w:cstheme="minorHAnsi"/>
      <w:sz w:val="20"/>
      <w:szCs w:val="20"/>
    </w:rPr>
  </w:style>
  <w:style w:type="paragraph" w:styleId="TOC7">
    <w:name w:val="toc 7"/>
    <w:basedOn w:val="Normal"/>
    <w:next w:val="Normal"/>
    <w:autoRedefine/>
    <w:uiPriority w:val="39"/>
    <w:semiHidden/>
    <w:unhideWhenUsed/>
    <w:rsid w:val="00083594"/>
    <w:pPr>
      <w:ind w:left="1440"/>
    </w:pPr>
    <w:rPr>
      <w:rFonts w:cstheme="minorHAnsi"/>
      <w:sz w:val="20"/>
      <w:szCs w:val="20"/>
    </w:rPr>
  </w:style>
  <w:style w:type="paragraph" w:styleId="TOC8">
    <w:name w:val="toc 8"/>
    <w:basedOn w:val="Normal"/>
    <w:next w:val="Normal"/>
    <w:autoRedefine/>
    <w:uiPriority w:val="39"/>
    <w:semiHidden/>
    <w:unhideWhenUsed/>
    <w:rsid w:val="00083594"/>
    <w:pPr>
      <w:ind w:left="1680"/>
    </w:pPr>
    <w:rPr>
      <w:rFonts w:cstheme="minorHAnsi"/>
      <w:sz w:val="20"/>
      <w:szCs w:val="20"/>
    </w:rPr>
  </w:style>
  <w:style w:type="paragraph" w:styleId="TOC9">
    <w:name w:val="toc 9"/>
    <w:basedOn w:val="Normal"/>
    <w:next w:val="Normal"/>
    <w:autoRedefine/>
    <w:uiPriority w:val="39"/>
    <w:semiHidden/>
    <w:unhideWhenUsed/>
    <w:rsid w:val="00083594"/>
    <w:pPr>
      <w:ind w:left="1920"/>
    </w:pPr>
    <w:rPr>
      <w:rFonts w:cstheme="minorHAnsi"/>
      <w:sz w:val="20"/>
      <w:szCs w:val="20"/>
    </w:rPr>
  </w:style>
  <w:style w:type="character" w:customStyle="1" w:styleId="apple-converted-space">
    <w:name w:val="apple-converted-space"/>
    <w:basedOn w:val="DefaultParagraphFont"/>
    <w:rsid w:val="00083594"/>
  </w:style>
  <w:style w:type="character" w:styleId="Hyperlink">
    <w:name w:val="Hyperlink"/>
    <w:basedOn w:val="DefaultParagraphFont"/>
    <w:uiPriority w:val="99"/>
    <w:unhideWhenUsed/>
    <w:rsid w:val="00083594"/>
    <w:rPr>
      <w:color w:val="0000FF"/>
      <w:u w:val="single"/>
    </w:rPr>
  </w:style>
  <w:style w:type="paragraph" w:styleId="NormalWeb">
    <w:name w:val="Normal (Web)"/>
    <w:basedOn w:val="Normal"/>
    <w:uiPriority w:val="99"/>
    <w:unhideWhenUsed/>
    <w:rsid w:val="00083594"/>
    <w:pPr>
      <w:widowControl/>
      <w:spacing w:before="100" w:beforeAutospacing="1" w:after="100" w:afterAutospacing="1"/>
    </w:pPr>
    <w:rPr>
      <w:rFonts w:ascii="Times New Roman" w:eastAsia="Times New Roman" w:hAnsi="Times New Roman" w:cs="Times New Roman"/>
      <w:kern w:val="0"/>
    </w:rPr>
  </w:style>
  <w:style w:type="character" w:styleId="Emphasis">
    <w:name w:val="Emphasis"/>
    <w:basedOn w:val="DefaultParagraphFont"/>
    <w:uiPriority w:val="20"/>
    <w:qFormat/>
    <w:rsid w:val="00083594"/>
    <w:rPr>
      <w:i/>
      <w:iCs/>
    </w:rPr>
  </w:style>
  <w:style w:type="character" w:styleId="CommentReference">
    <w:name w:val="annotation reference"/>
    <w:basedOn w:val="DefaultParagraphFont"/>
    <w:uiPriority w:val="99"/>
    <w:semiHidden/>
    <w:unhideWhenUsed/>
    <w:rsid w:val="00083594"/>
    <w:rPr>
      <w:sz w:val="18"/>
      <w:szCs w:val="18"/>
    </w:rPr>
  </w:style>
  <w:style w:type="paragraph" w:styleId="CommentText">
    <w:name w:val="annotation text"/>
    <w:basedOn w:val="Normal"/>
    <w:link w:val="CommentTextChar"/>
    <w:uiPriority w:val="99"/>
    <w:semiHidden/>
    <w:unhideWhenUsed/>
    <w:rsid w:val="00083594"/>
  </w:style>
  <w:style w:type="character" w:customStyle="1" w:styleId="CommentTextChar">
    <w:name w:val="Comment Text Char"/>
    <w:basedOn w:val="DefaultParagraphFont"/>
    <w:link w:val="CommentText"/>
    <w:uiPriority w:val="99"/>
    <w:semiHidden/>
    <w:rsid w:val="00083594"/>
  </w:style>
  <w:style w:type="paragraph" w:styleId="CommentSubject">
    <w:name w:val="annotation subject"/>
    <w:basedOn w:val="CommentText"/>
    <w:next w:val="CommentText"/>
    <w:link w:val="CommentSubjectChar"/>
    <w:uiPriority w:val="99"/>
    <w:semiHidden/>
    <w:unhideWhenUsed/>
    <w:rsid w:val="00083594"/>
    <w:rPr>
      <w:b/>
      <w:bCs/>
    </w:rPr>
  </w:style>
  <w:style w:type="character" w:customStyle="1" w:styleId="CommentSubjectChar">
    <w:name w:val="Comment Subject Char"/>
    <w:basedOn w:val="CommentTextChar"/>
    <w:link w:val="CommentSubject"/>
    <w:uiPriority w:val="99"/>
    <w:semiHidden/>
    <w:rsid w:val="00083594"/>
    <w:rPr>
      <w:b/>
      <w:bCs/>
    </w:rPr>
  </w:style>
  <w:style w:type="paragraph" w:styleId="BalloonText">
    <w:name w:val="Balloon Text"/>
    <w:basedOn w:val="Normal"/>
    <w:link w:val="BalloonTextChar"/>
    <w:uiPriority w:val="99"/>
    <w:semiHidden/>
    <w:unhideWhenUsed/>
    <w:rsid w:val="00083594"/>
    <w:rPr>
      <w:rFonts w:ascii="新細明體" w:eastAsia="新細明體"/>
      <w:sz w:val="18"/>
      <w:szCs w:val="18"/>
    </w:rPr>
  </w:style>
  <w:style w:type="character" w:customStyle="1" w:styleId="BalloonTextChar">
    <w:name w:val="Balloon Text Char"/>
    <w:basedOn w:val="DefaultParagraphFont"/>
    <w:link w:val="BalloonText"/>
    <w:uiPriority w:val="99"/>
    <w:semiHidden/>
    <w:rsid w:val="00083594"/>
    <w:rPr>
      <w:rFonts w:ascii="新細明體" w:eastAsia="新細明體"/>
      <w:sz w:val="18"/>
      <w:szCs w:val="18"/>
    </w:rPr>
  </w:style>
  <w:style w:type="character" w:customStyle="1" w:styleId="UnresolvedMention1">
    <w:name w:val="Unresolved Mention1"/>
    <w:basedOn w:val="DefaultParagraphFont"/>
    <w:uiPriority w:val="99"/>
    <w:semiHidden/>
    <w:unhideWhenUsed/>
    <w:rsid w:val="00083594"/>
    <w:rPr>
      <w:color w:val="605E5C"/>
      <w:shd w:val="clear" w:color="auto" w:fill="E1DFDD"/>
    </w:rPr>
  </w:style>
  <w:style w:type="character" w:styleId="FollowedHyperlink">
    <w:name w:val="FollowedHyperlink"/>
    <w:basedOn w:val="DefaultParagraphFont"/>
    <w:uiPriority w:val="99"/>
    <w:semiHidden/>
    <w:unhideWhenUsed/>
    <w:rsid w:val="00083594"/>
    <w:rPr>
      <w:color w:val="954F72" w:themeColor="followedHyperlink"/>
      <w:u w:val="single"/>
    </w:rPr>
  </w:style>
  <w:style w:type="paragraph" w:styleId="ListParagraph">
    <w:name w:val="List Paragraph"/>
    <w:basedOn w:val="Normal"/>
    <w:uiPriority w:val="34"/>
    <w:qFormat/>
    <w:rsid w:val="00083594"/>
    <w:pPr>
      <w:widowControl/>
      <w:spacing w:after="160" w:line="259" w:lineRule="auto"/>
      <w:ind w:left="720"/>
      <w:contextualSpacing/>
    </w:pPr>
    <w:rPr>
      <w:kern w:val="0"/>
      <w:sz w:val="22"/>
      <w:szCs w:val="22"/>
      <w:lang w:val="en-HK"/>
    </w:rPr>
  </w:style>
  <w:style w:type="character" w:styleId="Strong">
    <w:name w:val="Strong"/>
    <w:basedOn w:val="DefaultParagraphFont"/>
    <w:uiPriority w:val="22"/>
    <w:qFormat/>
    <w:rsid w:val="00083594"/>
    <w:rPr>
      <w:b/>
      <w:bCs/>
    </w:rPr>
  </w:style>
  <w:style w:type="character" w:styleId="PlaceholderText">
    <w:name w:val="Placeholder Text"/>
    <w:basedOn w:val="DefaultParagraphFont"/>
    <w:uiPriority w:val="99"/>
    <w:semiHidden/>
    <w:rsid w:val="00083594"/>
    <w:rPr>
      <w:color w:val="808080"/>
    </w:rPr>
  </w:style>
  <w:style w:type="character" w:customStyle="1" w:styleId="Heading3Char">
    <w:name w:val="Heading 3 Char"/>
    <w:basedOn w:val="DefaultParagraphFont"/>
    <w:link w:val="Heading3"/>
    <w:uiPriority w:val="9"/>
    <w:rsid w:val="00083594"/>
    <w:rPr>
      <w:rFonts w:asciiTheme="majorHAnsi" w:eastAsiaTheme="majorEastAsia" w:hAnsiTheme="majorHAnsi" w:cstheme="majorBidi"/>
      <w:b/>
      <w:bCs/>
      <w:sz w:val="36"/>
      <w:szCs w:val="36"/>
    </w:rPr>
  </w:style>
  <w:style w:type="character" w:customStyle="1" w:styleId="mi">
    <w:name w:val="mi"/>
    <w:basedOn w:val="DefaultParagraphFont"/>
    <w:rsid w:val="00083594"/>
  </w:style>
  <w:style w:type="character" w:customStyle="1" w:styleId="mo">
    <w:name w:val="mo"/>
    <w:basedOn w:val="DefaultParagraphFont"/>
    <w:rsid w:val="00083594"/>
  </w:style>
  <w:style w:type="character" w:customStyle="1" w:styleId="mn">
    <w:name w:val="mn"/>
    <w:basedOn w:val="DefaultParagraphFont"/>
    <w:rsid w:val="00083594"/>
  </w:style>
  <w:style w:type="character" w:customStyle="1" w:styleId="mtext">
    <w:name w:val="mtext"/>
    <w:basedOn w:val="DefaultParagraphFont"/>
    <w:rsid w:val="00083594"/>
  </w:style>
  <w:style w:type="paragraph" w:customStyle="1" w:styleId="iv">
    <w:name w:val="iv"/>
    <w:basedOn w:val="Normal"/>
    <w:rsid w:val="00471284"/>
    <w:pPr>
      <w:widowControl/>
      <w:spacing w:before="100" w:beforeAutospacing="1" w:after="100" w:afterAutospacing="1"/>
    </w:pPr>
    <w:rPr>
      <w:rFonts w:ascii="Times New Roman" w:eastAsia="Times New Roman" w:hAnsi="Times New Roman" w:cs="Times New Roman"/>
      <w:kern w:val="0"/>
    </w:rPr>
  </w:style>
  <w:style w:type="table" w:styleId="TableGrid">
    <w:name w:val="Table Grid"/>
    <w:basedOn w:val="TableNormal"/>
    <w:uiPriority w:val="39"/>
    <w:rsid w:val="00904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68D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268DB"/>
    <w:rPr>
      <w:sz w:val="20"/>
      <w:szCs w:val="20"/>
    </w:rPr>
  </w:style>
  <w:style w:type="paragraph" w:styleId="Footer">
    <w:name w:val="footer"/>
    <w:basedOn w:val="Normal"/>
    <w:link w:val="FooterChar"/>
    <w:uiPriority w:val="99"/>
    <w:unhideWhenUsed/>
    <w:rsid w:val="003268D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268DB"/>
    <w:rPr>
      <w:sz w:val="20"/>
      <w:szCs w:val="20"/>
    </w:rPr>
  </w:style>
  <w:style w:type="character" w:customStyle="1" w:styleId="Heading2Char">
    <w:name w:val="Heading 2 Char"/>
    <w:basedOn w:val="DefaultParagraphFont"/>
    <w:link w:val="Heading2"/>
    <w:uiPriority w:val="9"/>
    <w:rsid w:val="000C733C"/>
    <w:rPr>
      <w:rFonts w:asciiTheme="majorHAnsi" w:eastAsiaTheme="majorEastAsia" w:hAnsiTheme="majorHAnsi" w:cstheme="majorBidi"/>
      <w:b/>
      <w:bCs/>
      <w:sz w:val="36"/>
      <w:szCs w:val="48"/>
    </w:rPr>
  </w:style>
  <w:style w:type="character" w:styleId="UnresolvedMention">
    <w:name w:val="Unresolved Mention"/>
    <w:basedOn w:val="DefaultParagraphFont"/>
    <w:uiPriority w:val="99"/>
    <w:semiHidden/>
    <w:unhideWhenUsed/>
    <w:rsid w:val="003C2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57303">
      <w:bodyDiv w:val="1"/>
      <w:marLeft w:val="0"/>
      <w:marRight w:val="0"/>
      <w:marTop w:val="0"/>
      <w:marBottom w:val="0"/>
      <w:divBdr>
        <w:top w:val="none" w:sz="0" w:space="0" w:color="auto"/>
        <w:left w:val="none" w:sz="0" w:space="0" w:color="auto"/>
        <w:bottom w:val="none" w:sz="0" w:space="0" w:color="auto"/>
        <w:right w:val="none" w:sz="0" w:space="0" w:color="auto"/>
      </w:divBdr>
    </w:div>
    <w:div w:id="151913078">
      <w:bodyDiv w:val="1"/>
      <w:marLeft w:val="0"/>
      <w:marRight w:val="0"/>
      <w:marTop w:val="0"/>
      <w:marBottom w:val="0"/>
      <w:divBdr>
        <w:top w:val="none" w:sz="0" w:space="0" w:color="auto"/>
        <w:left w:val="none" w:sz="0" w:space="0" w:color="auto"/>
        <w:bottom w:val="none" w:sz="0" w:space="0" w:color="auto"/>
        <w:right w:val="none" w:sz="0" w:space="0" w:color="auto"/>
      </w:divBdr>
    </w:div>
    <w:div w:id="152767494">
      <w:bodyDiv w:val="1"/>
      <w:marLeft w:val="0"/>
      <w:marRight w:val="0"/>
      <w:marTop w:val="0"/>
      <w:marBottom w:val="0"/>
      <w:divBdr>
        <w:top w:val="none" w:sz="0" w:space="0" w:color="auto"/>
        <w:left w:val="none" w:sz="0" w:space="0" w:color="auto"/>
        <w:bottom w:val="none" w:sz="0" w:space="0" w:color="auto"/>
        <w:right w:val="none" w:sz="0" w:space="0" w:color="auto"/>
      </w:divBdr>
      <w:divsChild>
        <w:div w:id="1883050616">
          <w:marLeft w:val="0"/>
          <w:marRight w:val="0"/>
          <w:marTop w:val="0"/>
          <w:marBottom w:val="0"/>
          <w:divBdr>
            <w:top w:val="none" w:sz="0" w:space="0" w:color="auto"/>
            <w:left w:val="none" w:sz="0" w:space="0" w:color="auto"/>
            <w:bottom w:val="none" w:sz="0" w:space="0" w:color="auto"/>
            <w:right w:val="none" w:sz="0" w:space="0" w:color="auto"/>
          </w:divBdr>
          <w:divsChild>
            <w:div w:id="1392995902">
              <w:marLeft w:val="0"/>
              <w:marRight w:val="0"/>
              <w:marTop w:val="0"/>
              <w:marBottom w:val="0"/>
              <w:divBdr>
                <w:top w:val="none" w:sz="0" w:space="0" w:color="auto"/>
                <w:left w:val="none" w:sz="0" w:space="0" w:color="auto"/>
                <w:bottom w:val="none" w:sz="0" w:space="0" w:color="auto"/>
                <w:right w:val="none" w:sz="0" w:space="0" w:color="auto"/>
              </w:divBdr>
              <w:divsChild>
                <w:div w:id="967051530">
                  <w:marLeft w:val="0"/>
                  <w:marRight w:val="0"/>
                  <w:marTop w:val="0"/>
                  <w:marBottom w:val="0"/>
                  <w:divBdr>
                    <w:top w:val="none" w:sz="0" w:space="0" w:color="auto"/>
                    <w:left w:val="none" w:sz="0" w:space="0" w:color="auto"/>
                    <w:bottom w:val="none" w:sz="0" w:space="0" w:color="auto"/>
                    <w:right w:val="none" w:sz="0" w:space="0" w:color="auto"/>
                  </w:divBdr>
                  <w:divsChild>
                    <w:div w:id="1095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7924">
      <w:bodyDiv w:val="1"/>
      <w:marLeft w:val="0"/>
      <w:marRight w:val="0"/>
      <w:marTop w:val="0"/>
      <w:marBottom w:val="0"/>
      <w:divBdr>
        <w:top w:val="none" w:sz="0" w:space="0" w:color="auto"/>
        <w:left w:val="none" w:sz="0" w:space="0" w:color="auto"/>
        <w:bottom w:val="none" w:sz="0" w:space="0" w:color="auto"/>
        <w:right w:val="none" w:sz="0" w:space="0" w:color="auto"/>
      </w:divBdr>
    </w:div>
    <w:div w:id="228225279">
      <w:bodyDiv w:val="1"/>
      <w:marLeft w:val="0"/>
      <w:marRight w:val="0"/>
      <w:marTop w:val="0"/>
      <w:marBottom w:val="0"/>
      <w:divBdr>
        <w:top w:val="none" w:sz="0" w:space="0" w:color="auto"/>
        <w:left w:val="none" w:sz="0" w:space="0" w:color="auto"/>
        <w:bottom w:val="none" w:sz="0" w:space="0" w:color="auto"/>
        <w:right w:val="none" w:sz="0" w:space="0" w:color="auto"/>
      </w:divBdr>
    </w:div>
    <w:div w:id="323632966">
      <w:bodyDiv w:val="1"/>
      <w:marLeft w:val="0"/>
      <w:marRight w:val="0"/>
      <w:marTop w:val="0"/>
      <w:marBottom w:val="0"/>
      <w:divBdr>
        <w:top w:val="none" w:sz="0" w:space="0" w:color="auto"/>
        <w:left w:val="none" w:sz="0" w:space="0" w:color="auto"/>
        <w:bottom w:val="none" w:sz="0" w:space="0" w:color="auto"/>
        <w:right w:val="none" w:sz="0" w:space="0" w:color="auto"/>
      </w:divBdr>
    </w:div>
    <w:div w:id="375155667">
      <w:bodyDiv w:val="1"/>
      <w:marLeft w:val="0"/>
      <w:marRight w:val="0"/>
      <w:marTop w:val="0"/>
      <w:marBottom w:val="0"/>
      <w:divBdr>
        <w:top w:val="none" w:sz="0" w:space="0" w:color="auto"/>
        <w:left w:val="none" w:sz="0" w:space="0" w:color="auto"/>
        <w:bottom w:val="none" w:sz="0" w:space="0" w:color="auto"/>
        <w:right w:val="none" w:sz="0" w:space="0" w:color="auto"/>
      </w:divBdr>
    </w:div>
    <w:div w:id="409161532">
      <w:bodyDiv w:val="1"/>
      <w:marLeft w:val="0"/>
      <w:marRight w:val="0"/>
      <w:marTop w:val="0"/>
      <w:marBottom w:val="0"/>
      <w:divBdr>
        <w:top w:val="none" w:sz="0" w:space="0" w:color="auto"/>
        <w:left w:val="none" w:sz="0" w:space="0" w:color="auto"/>
        <w:bottom w:val="none" w:sz="0" w:space="0" w:color="auto"/>
        <w:right w:val="none" w:sz="0" w:space="0" w:color="auto"/>
      </w:divBdr>
    </w:div>
    <w:div w:id="437019155">
      <w:bodyDiv w:val="1"/>
      <w:marLeft w:val="0"/>
      <w:marRight w:val="0"/>
      <w:marTop w:val="0"/>
      <w:marBottom w:val="0"/>
      <w:divBdr>
        <w:top w:val="none" w:sz="0" w:space="0" w:color="auto"/>
        <w:left w:val="none" w:sz="0" w:space="0" w:color="auto"/>
        <w:bottom w:val="none" w:sz="0" w:space="0" w:color="auto"/>
        <w:right w:val="none" w:sz="0" w:space="0" w:color="auto"/>
      </w:divBdr>
    </w:div>
    <w:div w:id="439032273">
      <w:bodyDiv w:val="1"/>
      <w:marLeft w:val="0"/>
      <w:marRight w:val="0"/>
      <w:marTop w:val="0"/>
      <w:marBottom w:val="0"/>
      <w:divBdr>
        <w:top w:val="none" w:sz="0" w:space="0" w:color="auto"/>
        <w:left w:val="none" w:sz="0" w:space="0" w:color="auto"/>
        <w:bottom w:val="none" w:sz="0" w:space="0" w:color="auto"/>
        <w:right w:val="none" w:sz="0" w:space="0" w:color="auto"/>
      </w:divBdr>
    </w:div>
    <w:div w:id="455491592">
      <w:bodyDiv w:val="1"/>
      <w:marLeft w:val="0"/>
      <w:marRight w:val="0"/>
      <w:marTop w:val="0"/>
      <w:marBottom w:val="0"/>
      <w:divBdr>
        <w:top w:val="none" w:sz="0" w:space="0" w:color="auto"/>
        <w:left w:val="none" w:sz="0" w:space="0" w:color="auto"/>
        <w:bottom w:val="none" w:sz="0" w:space="0" w:color="auto"/>
        <w:right w:val="none" w:sz="0" w:space="0" w:color="auto"/>
      </w:divBdr>
    </w:div>
    <w:div w:id="456991987">
      <w:bodyDiv w:val="1"/>
      <w:marLeft w:val="0"/>
      <w:marRight w:val="0"/>
      <w:marTop w:val="0"/>
      <w:marBottom w:val="0"/>
      <w:divBdr>
        <w:top w:val="none" w:sz="0" w:space="0" w:color="auto"/>
        <w:left w:val="none" w:sz="0" w:space="0" w:color="auto"/>
        <w:bottom w:val="none" w:sz="0" w:space="0" w:color="auto"/>
        <w:right w:val="none" w:sz="0" w:space="0" w:color="auto"/>
      </w:divBdr>
      <w:divsChild>
        <w:div w:id="234896038">
          <w:marLeft w:val="0"/>
          <w:marRight w:val="0"/>
          <w:marTop w:val="0"/>
          <w:marBottom w:val="0"/>
          <w:divBdr>
            <w:top w:val="none" w:sz="0" w:space="0" w:color="auto"/>
            <w:left w:val="none" w:sz="0" w:space="0" w:color="auto"/>
            <w:bottom w:val="none" w:sz="0" w:space="0" w:color="auto"/>
            <w:right w:val="none" w:sz="0" w:space="0" w:color="auto"/>
          </w:divBdr>
          <w:divsChild>
            <w:div w:id="526600354">
              <w:marLeft w:val="0"/>
              <w:marRight w:val="0"/>
              <w:marTop w:val="0"/>
              <w:marBottom w:val="0"/>
              <w:divBdr>
                <w:top w:val="none" w:sz="0" w:space="0" w:color="auto"/>
                <w:left w:val="none" w:sz="0" w:space="0" w:color="auto"/>
                <w:bottom w:val="none" w:sz="0" w:space="0" w:color="auto"/>
                <w:right w:val="none" w:sz="0" w:space="0" w:color="auto"/>
              </w:divBdr>
              <w:divsChild>
                <w:div w:id="1839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85955">
      <w:bodyDiv w:val="1"/>
      <w:marLeft w:val="0"/>
      <w:marRight w:val="0"/>
      <w:marTop w:val="0"/>
      <w:marBottom w:val="0"/>
      <w:divBdr>
        <w:top w:val="none" w:sz="0" w:space="0" w:color="auto"/>
        <w:left w:val="none" w:sz="0" w:space="0" w:color="auto"/>
        <w:bottom w:val="none" w:sz="0" w:space="0" w:color="auto"/>
        <w:right w:val="none" w:sz="0" w:space="0" w:color="auto"/>
      </w:divBdr>
    </w:div>
    <w:div w:id="621307653">
      <w:bodyDiv w:val="1"/>
      <w:marLeft w:val="0"/>
      <w:marRight w:val="0"/>
      <w:marTop w:val="0"/>
      <w:marBottom w:val="0"/>
      <w:divBdr>
        <w:top w:val="none" w:sz="0" w:space="0" w:color="auto"/>
        <w:left w:val="none" w:sz="0" w:space="0" w:color="auto"/>
        <w:bottom w:val="none" w:sz="0" w:space="0" w:color="auto"/>
        <w:right w:val="none" w:sz="0" w:space="0" w:color="auto"/>
      </w:divBdr>
      <w:divsChild>
        <w:div w:id="231626829">
          <w:marLeft w:val="0"/>
          <w:marRight w:val="0"/>
          <w:marTop w:val="0"/>
          <w:marBottom w:val="0"/>
          <w:divBdr>
            <w:top w:val="none" w:sz="0" w:space="0" w:color="auto"/>
            <w:left w:val="none" w:sz="0" w:space="0" w:color="auto"/>
            <w:bottom w:val="none" w:sz="0" w:space="0" w:color="auto"/>
            <w:right w:val="none" w:sz="0" w:space="0" w:color="auto"/>
          </w:divBdr>
          <w:divsChild>
            <w:div w:id="360470684">
              <w:marLeft w:val="0"/>
              <w:marRight w:val="0"/>
              <w:marTop w:val="0"/>
              <w:marBottom w:val="0"/>
              <w:divBdr>
                <w:top w:val="none" w:sz="0" w:space="0" w:color="auto"/>
                <w:left w:val="none" w:sz="0" w:space="0" w:color="auto"/>
                <w:bottom w:val="none" w:sz="0" w:space="0" w:color="auto"/>
                <w:right w:val="none" w:sz="0" w:space="0" w:color="auto"/>
              </w:divBdr>
              <w:divsChild>
                <w:div w:id="20586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10148">
      <w:bodyDiv w:val="1"/>
      <w:marLeft w:val="0"/>
      <w:marRight w:val="0"/>
      <w:marTop w:val="0"/>
      <w:marBottom w:val="0"/>
      <w:divBdr>
        <w:top w:val="none" w:sz="0" w:space="0" w:color="auto"/>
        <w:left w:val="none" w:sz="0" w:space="0" w:color="auto"/>
        <w:bottom w:val="none" w:sz="0" w:space="0" w:color="auto"/>
        <w:right w:val="none" w:sz="0" w:space="0" w:color="auto"/>
      </w:divBdr>
    </w:div>
    <w:div w:id="701396435">
      <w:bodyDiv w:val="1"/>
      <w:marLeft w:val="0"/>
      <w:marRight w:val="0"/>
      <w:marTop w:val="0"/>
      <w:marBottom w:val="0"/>
      <w:divBdr>
        <w:top w:val="none" w:sz="0" w:space="0" w:color="auto"/>
        <w:left w:val="none" w:sz="0" w:space="0" w:color="auto"/>
        <w:bottom w:val="none" w:sz="0" w:space="0" w:color="auto"/>
        <w:right w:val="none" w:sz="0" w:space="0" w:color="auto"/>
      </w:divBdr>
    </w:div>
    <w:div w:id="705253478">
      <w:bodyDiv w:val="1"/>
      <w:marLeft w:val="0"/>
      <w:marRight w:val="0"/>
      <w:marTop w:val="0"/>
      <w:marBottom w:val="0"/>
      <w:divBdr>
        <w:top w:val="none" w:sz="0" w:space="0" w:color="auto"/>
        <w:left w:val="none" w:sz="0" w:space="0" w:color="auto"/>
        <w:bottom w:val="none" w:sz="0" w:space="0" w:color="auto"/>
        <w:right w:val="none" w:sz="0" w:space="0" w:color="auto"/>
      </w:divBdr>
    </w:div>
    <w:div w:id="751897527">
      <w:bodyDiv w:val="1"/>
      <w:marLeft w:val="0"/>
      <w:marRight w:val="0"/>
      <w:marTop w:val="0"/>
      <w:marBottom w:val="0"/>
      <w:divBdr>
        <w:top w:val="none" w:sz="0" w:space="0" w:color="auto"/>
        <w:left w:val="none" w:sz="0" w:space="0" w:color="auto"/>
        <w:bottom w:val="none" w:sz="0" w:space="0" w:color="auto"/>
        <w:right w:val="none" w:sz="0" w:space="0" w:color="auto"/>
      </w:divBdr>
    </w:div>
    <w:div w:id="765538432">
      <w:bodyDiv w:val="1"/>
      <w:marLeft w:val="0"/>
      <w:marRight w:val="0"/>
      <w:marTop w:val="0"/>
      <w:marBottom w:val="0"/>
      <w:divBdr>
        <w:top w:val="none" w:sz="0" w:space="0" w:color="auto"/>
        <w:left w:val="none" w:sz="0" w:space="0" w:color="auto"/>
        <w:bottom w:val="none" w:sz="0" w:space="0" w:color="auto"/>
        <w:right w:val="none" w:sz="0" w:space="0" w:color="auto"/>
      </w:divBdr>
    </w:div>
    <w:div w:id="767850129">
      <w:bodyDiv w:val="1"/>
      <w:marLeft w:val="0"/>
      <w:marRight w:val="0"/>
      <w:marTop w:val="0"/>
      <w:marBottom w:val="0"/>
      <w:divBdr>
        <w:top w:val="none" w:sz="0" w:space="0" w:color="auto"/>
        <w:left w:val="none" w:sz="0" w:space="0" w:color="auto"/>
        <w:bottom w:val="none" w:sz="0" w:space="0" w:color="auto"/>
        <w:right w:val="none" w:sz="0" w:space="0" w:color="auto"/>
      </w:divBdr>
    </w:div>
    <w:div w:id="778181769">
      <w:bodyDiv w:val="1"/>
      <w:marLeft w:val="0"/>
      <w:marRight w:val="0"/>
      <w:marTop w:val="0"/>
      <w:marBottom w:val="0"/>
      <w:divBdr>
        <w:top w:val="none" w:sz="0" w:space="0" w:color="auto"/>
        <w:left w:val="none" w:sz="0" w:space="0" w:color="auto"/>
        <w:bottom w:val="none" w:sz="0" w:space="0" w:color="auto"/>
        <w:right w:val="none" w:sz="0" w:space="0" w:color="auto"/>
      </w:divBdr>
    </w:div>
    <w:div w:id="793786974">
      <w:bodyDiv w:val="1"/>
      <w:marLeft w:val="0"/>
      <w:marRight w:val="0"/>
      <w:marTop w:val="0"/>
      <w:marBottom w:val="0"/>
      <w:divBdr>
        <w:top w:val="none" w:sz="0" w:space="0" w:color="auto"/>
        <w:left w:val="none" w:sz="0" w:space="0" w:color="auto"/>
        <w:bottom w:val="none" w:sz="0" w:space="0" w:color="auto"/>
        <w:right w:val="none" w:sz="0" w:space="0" w:color="auto"/>
      </w:divBdr>
    </w:div>
    <w:div w:id="816803772">
      <w:bodyDiv w:val="1"/>
      <w:marLeft w:val="0"/>
      <w:marRight w:val="0"/>
      <w:marTop w:val="0"/>
      <w:marBottom w:val="0"/>
      <w:divBdr>
        <w:top w:val="none" w:sz="0" w:space="0" w:color="auto"/>
        <w:left w:val="none" w:sz="0" w:space="0" w:color="auto"/>
        <w:bottom w:val="none" w:sz="0" w:space="0" w:color="auto"/>
        <w:right w:val="none" w:sz="0" w:space="0" w:color="auto"/>
      </w:divBdr>
    </w:div>
    <w:div w:id="878514224">
      <w:bodyDiv w:val="1"/>
      <w:marLeft w:val="0"/>
      <w:marRight w:val="0"/>
      <w:marTop w:val="0"/>
      <w:marBottom w:val="0"/>
      <w:divBdr>
        <w:top w:val="none" w:sz="0" w:space="0" w:color="auto"/>
        <w:left w:val="none" w:sz="0" w:space="0" w:color="auto"/>
        <w:bottom w:val="none" w:sz="0" w:space="0" w:color="auto"/>
        <w:right w:val="none" w:sz="0" w:space="0" w:color="auto"/>
      </w:divBdr>
    </w:div>
    <w:div w:id="900676344">
      <w:bodyDiv w:val="1"/>
      <w:marLeft w:val="0"/>
      <w:marRight w:val="0"/>
      <w:marTop w:val="0"/>
      <w:marBottom w:val="0"/>
      <w:divBdr>
        <w:top w:val="none" w:sz="0" w:space="0" w:color="auto"/>
        <w:left w:val="none" w:sz="0" w:space="0" w:color="auto"/>
        <w:bottom w:val="none" w:sz="0" w:space="0" w:color="auto"/>
        <w:right w:val="none" w:sz="0" w:space="0" w:color="auto"/>
      </w:divBdr>
      <w:divsChild>
        <w:div w:id="1874341395">
          <w:marLeft w:val="0"/>
          <w:marRight w:val="0"/>
          <w:marTop w:val="0"/>
          <w:marBottom w:val="0"/>
          <w:divBdr>
            <w:top w:val="none" w:sz="0" w:space="0" w:color="auto"/>
            <w:left w:val="none" w:sz="0" w:space="0" w:color="auto"/>
            <w:bottom w:val="none" w:sz="0" w:space="0" w:color="auto"/>
            <w:right w:val="none" w:sz="0" w:space="0" w:color="auto"/>
          </w:divBdr>
          <w:divsChild>
            <w:div w:id="1122186477">
              <w:marLeft w:val="0"/>
              <w:marRight w:val="0"/>
              <w:marTop w:val="100"/>
              <w:marBottom w:val="100"/>
              <w:divBdr>
                <w:top w:val="none" w:sz="0" w:space="0" w:color="auto"/>
                <w:left w:val="none" w:sz="0" w:space="0" w:color="auto"/>
                <w:bottom w:val="none" w:sz="0" w:space="0" w:color="auto"/>
                <w:right w:val="none" w:sz="0" w:space="0" w:color="auto"/>
              </w:divBdr>
              <w:divsChild>
                <w:div w:id="382365682">
                  <w:marLeft w:val="0"/>
                  <w:marRight w:val="0"/>
                  <w:marTop w:val="0"/>
                  <w:marBottom w:val="0"/>
                  <w:divBdr>
                    <w:top w:val="none" w:sz="0" w:space="0" w:color="auto"/>
                    <w:left w:val="none" w:sz="0" w:space="0" w:color="auto"/>
                    <w:bottom w:val="none" w:sz="0" w:space="0" w:color="auto"/>
                    <w:right w:val="none" w:sz="0" w:space="0" w:color="auto"/>
                  </w:divBdr>
                  <w:divsChild>
                    <w:div w:id="9689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26662">
      <w:bodyDiv w:val="1"/>
      <w:marLeft w:val="0"/>
      <w:marRight w:val="0"/>
      <w:marTop w:val="0"/>
      <w:marBottom w:val="0"/>
      <w:divBdr>
        <w:top w:val="none" w:sz="0" w:space="0" w:color="auto"/>
        <w:left w:val="none" w:sz="0" w:space="0" w:color="auto"/>
        <w:bottom w:val="none" w:sz="0" w:space="0" w:color="auto"/>
        <w:right w:val="none" w:sz="0" w:space="0" w:color="auto"/>
      </w:divBdr>
    </w:div>
    <w:div w:id="984966980">
      <w:bodyDiv w:val="1"/>
      <w:marLeft w:val="0"/>
      <w:marRight w:val="0"/>
      <w:marTop w:val="0"/>
      <w:marBottom w:val="0"/>
      <w:divBdr>
        <w:top w:val="none" w:sz="0" w:space="0" w:color="auto"/>
        <w:left w:val="none" w:sz="0" w:space="0" w:color="auto"/>
        <w:bottom w:val="none" w:sz="0" w:space="0" w:color="auto"/>
        <w:right w:val="none" w:sz="0" w:space="0" w:color="auto"/>
      </w:divBdr>
    </w:div>
    <w:div w:id="1021786692">
      <w:bodyDiv w:val="1"/>
      <w:marLeft w:val="0"/>
      <w:marRight w:val="0"/>
      <w:marTop w:val="0"/>
      <w:marBottom w:val="0"/>
      <w:divBdr>
        <w:top w:val="none" w:sz="0" w:space="0" w:color="auto"/>
        <w:left w:val="none" w:sz="0" w:space="0" w:color="auto"/>
        <w:bottom w:val="none" w:sz="0" w:space="0" w:color="auto"/>
        <w:right w:val="none" w:sz="0" w:space="0" w:color="auto"/>
      </w:divBdr>
    </w:div>
    <w:div w:id="1023824468">
      <w:bodyDiv w:val="1"/>
      <w:marLeft w:val="0"/>
      <w:marRight w:val="0"/>
      <w:marTop w:val="0"/>
      <w:marBottom w:val="0"/>
      <w:divBdr>
        <w:top w:val="none" w:sz="0" w:space="0" w:color="auto"/>
        <w:left w:val="none" w:sz="0" w:space="0" w:color="auto"/>
        <w:bottom w:val="none" w:sz="0" w:space="0" w:color="auto"/>
        <w:right w:val="none" w:sz="0" w:space="0" w:color="auto"/>
      </w:divBdr>
    </w:div>
    <w:div w:id="1032263456">
      <w:bodyDiv w:val="1"/>
      <w:marLeft w:val="0"/>
      <w:marRight w:val="0"/>
      <w:marTop w:val="0"/>
      <w:marBottom w:val="0"/>
      <w:divBdr>
        <w:top w:val="none" w:sz="0" w:space="0" w:color="auto"/>
        <w:left w:val="none" w:sz="0" w:space="0" w:color="auto"/>
        <w:bottom w:val="none" w:sz="0" w:space="0" w:color="auto"/>
        <w:right w:val="none" w:sz="0" w:space="0" w:color="auto"/>
      </w:divBdr>
    </w:div>
    <w:div w:id="1081563971">
      <w:bodyDiv w:val="1"/>
      <w:marLeft w:val="0"/>
      <w:marRight w:val="0"/>
      <w:marTop w:val="0"/>
      <w:marBottom w:val="0"/>
      <w:divBdr>
        <w:top w:val="none" w:sz="0" w:space="0" w:color="auto"/>
        <w:left w:val="none" w:sz="0" w:space="0" w:color="auto"/>
        <w:bottom w:val="none" w:sz="0" w:space="0" w:color="auto"/>
        <w:right w:val="none" w:sz="0" w:space="0" w:color="auto"/>
      </w:divBdr>
    </w:div>
    <w:div w:id="1127353012">
      <w:bodyDiv w:val="1"/>
      <w:marLeft w:val="0"/>
      <w:marRight w:val="0"/>
      <w:marTop w:val="0"/>
      <w:marBottom w:val="0"/>
      <w:divBdr>
        <w:top w:val="none" w:sz="0" w:space="0" w:color="auto"/>
        <w:left w:val="none" w:sz="0" w:space="0" w:color="auto"/>
        <w:bottom w:val="none" w:sz="0" w:space="0" w:color="auto"/>
        <w:right w:val="none" w:sz="0" w:space="0" w:color="auto"/>
      </w:divBdr>
    </w:div>
    <w:div w:id="1136878229">
      <w:bodyDiv w:val="1"/>
      <w:marLeft w:val="0"/>
      <w:marRight w:val="0"/>
      <w:marTop w:val="0"/>
      <w:marBottom w:val="0"/>
      <w:divBdr>
        <w:top w:val="none" w:sz="0" w:space="0" w:color="auto"/>
        <w:left w:val="none" w:sz="0" w:space="0" w:color="auto"/>
        <w:bottom w:val="none" w:sz="0" w:space="0" w:color="auto"/>
        <w:right w:val="none" w:sz="0" w:space="0" w:color="auto"/>
      </w:divBdr>
    </w:div>
    <w:div w:id="1169447781">
      <w:bodyDiv w:val="1"/>
      <w:marLeft w:val="0"/>
      <w:marRight w:val="0"/>
      <w:marTop w:val="0"/>
      <w:marBottom w:val="0"/>
      <w:divBdr>
        <w:top w:val="none" w:sz="0" w:space="0" w:color="auto"/>
        <w:left w:val="none" w:sz="0" w:space="0" w:color="auto"/>
        <w:bottom w:val="none" w:sz="0" w:space="0" w:color="auto"/>
        <w:right w:val="none" w:sz="0" w:space="0" w:color="auto"/>
      </w:divBdr>
    </w:div>
    <w:div w:id="1179009067">
      <w:bodyDiv w:val="1"/>
      <w:marLeft w:val="0"/>
      <w:marRight w:val="0"/>
      <w:marTop w:val="0"/>
      <w:marBottom w:val="0"/>
      <w:divBdr>
        <w:top w:val="none" w:sz="0" w:space="0" w:color="auto"/>
        <w:left w:val="none" w:sz="0" w:space="0" w:color="auto"/>
        <w:bottom w:val="none" w:sz="0" w:space="0" w:color="auto"/>
        <w:right w:val="none" w:sz="0" w:space="0" w:color="auto"/>
      </w:divBdr>
    </w:div>
    <w:div w:id="1191339161">
      <w:bodyDiv w:val="1"/>
      <w:marLeft w:val="0"/>
      <w:marRight w:val="0"/>
      <w:marTop w:val="0"/>
      <w:marBottom w:val="0"/>
      <w:divBdr>
        <w:top w:val="none" w:sz="0" w:space="0" w:color="auto"/>
        <w:left w:val="none" w:sz="0" w:space="0" w:color="auto"/>
        <w:bottom w:val="none" w:sz="0" w:space="0" w:color="auto"/>
        <w:right w:val="none" w:sz="0" w:space="0" w:color="auto"/>
      </w:divBdr>
    </w:div>
    <w:div w:id="1235582707">
      <w:bodyDiv w:val="1"/>
      <w:marLeft w:val="0"/>
      <w:marRight w:val="0"/>
      <w:marTop w:val="0"/>
      <w:marBottom w:val="0"/>
      <w:divBdr>
        <w:top w:val="none" w:sz="0" w:space="0" w:color="auto"/>
        <w:left w:val="none" w:sz="0" w:space="0" w:color="auto"/>
        <w:bottom w:val="none" w:sz="0" w:space="0" w:color="auto"/>
        <w:right w:val="none" w:sz="0" w:space="0" w:color="auto"/>
      </w:divBdr>
      <w:divsChild>
        <w:div w:id="328291236">
          <w:marLeft w:val="0"/>
          <w:marRight w:val="0"/>
          <w:marTop w:val="0"/>
          <w:marBottom w:val="0"/>
          <w:divBdr>
            <w:top w:val="none" w:sz="0" w:space="0" w:color="auto"/>
            <w:left w:val="none" w:sz="0" w:space="0" w:color="auto"/>
            <w:bottom w:val="none" w:sz="0" w:space="0" w:color="auto"/>
            <w:right w:val="none" w:sz="0" w:space="0" w:color="auto"/>
          </w:divBdr>
          <w:divsChild>
            <w:div w:id="748187493">
              <w:marLeft w:val="0"/>
              <w:marRight w:val="0"/>
              <w:marTop w:val="0"/>
              <w:marBottom w:val="0"/>
              <w:divBdr>
                <w:top w:val="none" w:sz="0" w:space="0" w:color="auto"/>
                <w:left w:val="none" w:sz="0" w:space="0" w:color="auto"/>
                <w:bottom w:val="none" w:sz="0" w:space="0" w:color="auto"/>
                <w:right w:val="none" w:sz="0" w:space="0" w:color="auto"/>
              </w:divBdr>
              <w:divsChild>
                <w:div w:id="21380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84413">
      <w:bodyDiv w:val="1"/>
      <w:marLeft w:val="0"/>
      <w:marRight w:val="0"/>
      <w:marTop w:val="0"/>
      <w:marBottom w:val="0"/>
      <w:divBdr>
        <w:top w:val="none" w:sz="0" w:space="0" w:color="auto"/>
        <w:left w:val="none" w:sz="0" w:space="0" w:color="auto"/>
        <w:bottom w:val="none" w:sz="0" w:space="0" w:color="auto"/>
        <w:right w:val="none" w:sz="0" w:space="0" w:color="auto"/>
      </w:divBdr>
    </w:div>
    <w:div w:id="1300188750">
      <w:bodyDiv w:val="1"/>
      <w:marLeft w:val="0"/>
      <w:marRight w:val="0"/>
      <w:marTop w:val="0"/>
      <w:marBottom w:val="0"/>
      <w:divBdr>
        <w:top w:val="none" w:sz="0" w:space="0" w:color="auto"/>
        <w:left w:val="none" w:sz="0" w:space="0" w:color="auto"/>
        <w:bottom w:val="none" w:sz="0" w:space="0" w:color="auto"/>
        <w:right w:val="none" w:sz="0" w:space="0" w:color="auto"/>
      </w:divBdr>
    </w:div>
    <w:div w:id="1324701358">
      <w:bodyDiv w:val="1"/>
      <w:marLeft w:val="0"/>
      <w:marRight w:val="0"/>
      <w:marTop w:val="0"/>
      <w:marBottom w:val="0"/>
      <w:divBdr>
        <w:top w:val="none" w:sz="0" w:space="0" w:color="auto"/>
        <w:left w:val="none" w:sz="0" w:space="0" w:color="auto"/>
        <w:bottom w:val="none" w:sz="0" w:space="0" w:color="auto"/>
        <w:right w:val="none" w:sz="0" w:space="0" w:color="auto"/>
      </w:divBdr>
    </w:div>
    <w:div w:id="1366128534">
      <w:bodyDiv w:val="1"/>
      <w:marLeft w:val="0"/>
      <w:marRight w:val="0"/>
      <w:marTop w:val="0"/>
      <w:marBottom w:val="0"/>
      <w:divBdr>
        <w:top w:val="none" w:sz="0" w:space="0" w:color="auto"/>
        <w:left w:val="none" w:sz="0" w:space="0" w:color="auto"/>
        <w:bottom w:val="none" w:sz="0" w:space="0" w:color="auto"/>
        <w:right w:val="none" w:sz="0" w:space="0" w:color="auto"/>
      </w:divBdr>
    </w:div>
    <w:div w:id="1397777484">
      <w:bodyDiv w:val="1"/>
      <w:marLeft w:val="0"/>
      <w:marRight w:val="0"/>
      <w:marTop w:val="0"/>
      <w:marBottom w:val="0"/>
      <w:divBdr>
        <w:top w:val="none" w:sz="0" w:space="0" w:color="auto"/>
        <w:left w:val="none" w:sz="0" w:space="0" w:color="auto"/>
        <w:bottom w:val="none" w:sz="0" w:space="0" w:color="auto"/>
        <w:right w:val="none" w:sz="0" w:space="0" w:color="auto"/>
      </w:divBdr>
    </w:div>
    <w:div w:id="1498958733">
      <w:bodyDiv w:val="1"/>
      <w:marLeft w:val="0"/>
      <w:marRight w:val="0"/>
      <w:marTop w:val="0"/>
      <w:marBottom w:val="0"/>
      <w:divBdr>
        <w:top w:val="none" w:sz="0" w:space="0" w:color="auto"/>
        <w:left w:val="none" w:sz="0" w:space="0" w:color="auto"/>
        <w:bottom w:val="none" w:sz="0" w:space="0" w:color="auto"/>
        <w:right w:val="none" w:sz="0" w:space="0" w:color="auto"/>
      </w:divBdr>
    </w:div>
    <w:div w:id="1525367827">
      <w:bodyDiv w:val="1"/>
      <w:marLeft w:val="0"/>
      <w:marRight w:val="0"/>
      <w:marTop w:val="0"/>
      <w:marBottom w:val="0"/>
      <w:divBdr>
        <w:top w:val="none" w:sz="0" w:space="0" w:color="auto"/>
        <w:left w:val="none" w:sz="0" w:space="0" w:color="auto"/>
        <w:bottom w:val="none" w:sz="0" w:space="0" w:color="auto"/>
        <w:right w:val="none" w:sz="0" w:space="0" w:color="auto"/>
      </w:divBdr>
      <w:divsChild>
        <w:div w:id="723866829">
          <w:marLeft w:val="0"/>
          <w:marRight w:val="0"/>
          <w:marTop w:val="0"/>
          <w:marBottom w:val="0"/>
          <w:divBdr>
            <w:top w:val="none" w:sz="0" w:space="0" w:color="auto"/>
            <w:left w:val="none" w:sz="0" w:space="0" w:color="auto"/>
            <w:bottom w:val="none" w:sz="0" w:space="0" w:color="auto"/>
            <w:right w:val="none" w:sz="0" w:space="0" w:color="auto"/>
          </w:divBdr>
          <w:divsChild>
            <w:div w:id="468598873">
              <w:marLeft w:val="0"/>
              <w:marRight w:val="0"/>
              <w:marTop w:val="0"/>
              <w:marBottom w:val="0"/>
              <w:divBdr>
                <w:top w:val="none" w:sz="0" w:space="0" w:color="auto"/>
                <w:left w:val="none" w:sz="0" w:space="0" w:color="auto"/>
                <w:bottom w:val="none" w:sz="0" w:space="0" w:color="auto"/>
                <w:right w:val="none" w:sz="0" w:space="0" w:color="auto"/>
              </w:divBdr>
              <w:divsChild>
                <w:div w:id="20153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40319">
      <w:bodyDiv w:val="1"/>
      <w:marLeft w:val="0"/>
      <w:marRight w:val="0"/>
      <w:marTop w:val="0"/>
      <w:marBottom w:val="0"/>
      <w:divBdr>
        <w:top w:val="none" w:sz="0" w:space="0" w:color="auto"/>
        <w:left w:val="none" w:sz="0" w:space="0" w:color="auto"/>
        <w:bottom w:val="none" w:sz="0" w:space="0" w:color="auto"/>
        <w:right w:val="none" w:sz="0" w:space="0" w:color="auto"/>
      </w:divBdr>
      <w:divsChild>
        <w:div w:id="1807965563">
          <w:marLeft w:val="0"/>
          <w:marRight w:val="0"/>
          <w:marTop w:val="240"/>
          <w:marBottom w:val="240"/>
          <w:divBdr>
            <w:top w:val="none" w:sz="0" w:space="0" w:color="auto"/>
            <w:left w:val="none" w:sz="0" w:space="0" w:color="auto"/>
            <w:bottom w:val="none" w:sz="0" w:space="0" w:color="auto"/>
            <w:right w:val="none" w:sz="0" w:space="0" w:color="auto"/>
          </w:divBdr>
        </w:div>
      </w:divsChild>
    </w:div>
    <w:div w:id="1593274683">
      <w:bodyDiv w:val="1"/>
      <w:marLeft w:val="0"/>
      <w:marRight w:val="0"/>
      <w:marTop w:val="0"/>
      <w:marBottom w:val="0"/>
      <w:divBdr>
        <w:top w:val="none" w:sz="0" w:space="0" w:color="auto"/>
        <w:left w:val="none" w:sz="0" w:space="0" w:color="auto"/>
        <w:bottom w:val="none" w:sz="0" w:space="0" w:color="auto"/>
        <w:right w:val="none" w:sz="0" w:space="0" w:color="auto"/>
      </w:divBdr>
    </w:div>
    <w:div w:id="1617178264">
      <w:bodyDiv w:val="1"/>
      <w:marLeft w:val="0"/>
      <w:marRight w:val="0"/>
      <w:marTop w:val="0"/>
      <w:marBottom w:val="0"/>
      <w:divBdr>
        <w:top w:val="none" w:sz="0" w:space="0" w:color="auto"/>
        <w:left w:val="none" w:sz="0" w:space="0" w:color="auto"/>
        <w:bottom w:val="none" w:sz="0" w:space="0" w:color="auto"/>
        <w:right w:val="none" w:sz="0" w:space="0" w:color="auto"/>
      </w:divBdr>
    </w:div>
    <w:div w:id="1620450711">
      <w:bodyDiv w:val="1"/>
      <w:marLeft w:val="0"/>
      <w:marRight w:val="0"/>
      <w:marTop w:val="0"/>
      <w:marBottom w:val="0"/>
      <w:divBdr>
        <w:top w:val="none" w:sz="0" w:space="0" w:color="auto"/>
        <w:left w:val="none" w:sz="0" w:space="0" w:color="auto"/>
        <w:bottom w:val="none" w:sz="0" w:space="0" w:color="auto"/>
        <w:right w:val="none" w:sz="0" w:space="0" w:color="auto"/>
      </w:divBdr>
    </w:div>
    <w:div w:id="1626764782">
      <w:bodyDiv w:val="1"/>
      <w:marLeft w:val="0"/>
      <w:marRight w:val="0"/>
      <w:marTop w:val="0"/>
      <w:marBottom w:val="0"/>
      <w:divBdr>
        <w:top w:val="none" w:sz="0" w:space="0" w:color="auto"/>
        <w:left w:val="none" w:sz="0" w:space="0" w:color="auto"/>
        <w:bottom w:val="none" w:sz="0" w:space="0" w:color="auto"/>
        <w:right w:val="none" w:sz="0" w:space="0" w:color="auto"/>
      </w:divBdr>
    </w:div>
    <w:div w:id="1642811230">
      <w:bodyDiv w:val="1"/>
      <w:marLeft w:val="0"/>
      <w:marRight w:val="0"/>
      <w:marTop w:val="0"/>
      <w:marBottom w:val="0"/>
      <w:divBdr>
        <w:top w:val="none" w:sz="0" w:space="0" w:color="auto"/>
        <w:left w:val="none" w:sz="0" w:space="0" w:color="auto"/>
        <w:bottom w:val="none" w:sz="0" w:space="0" w:color="auto"/>
        <w:right w:val="none" w:sz="0" w:space="0" w:color="auto"/>
      </w:divBdr>
    </w:div>
    <w:div w:id="1667200135">
      <w:bodyDiv w:val="1"/>
      <w:marLeft w:val="0"/>
      <w:marRight w:val="0"/>
      <w:marTop w:val="0"/>
      <w:marBottom w:val="0"/>
      <w:divBdr>
        <w:top w:val="none" w:sz="0" w:space="0" w:color="auto"/>
        <w:left w:val="none" w:sz="0" w:space="0" w:color="auto"/>
        <w:bottom w:val="none" w:sz="0" w:space="0" w:color="auto"/>
        <w:right w:val="none" w:sz="0" w:space="0" w:color="auto"/>
      </w:divBdr>
    </w:div>
    <w:div w:id="1715807894">
      <w:bodyDiv w:val="1"/>
      <w:marLeft w:val="0"/>
      <w:marRight w:val="0"/>
      <w:marTop w:val="0"/>
      <w:marBottom w:val="0"/>
      <w:divBdr>
        <w:top w:val="none" w:sz="0" w:space="0" w:color="auto"/>
        <w:left w:val="none" w:sz="0" w:space="0" w:color="auto"/>
        <w:bottom w:val="none" w:sz="0" w:space="0" w:color="auto"/>
        <w:right w:val="none" w:sz="0" w:space="0" w:color="auto"/>
      </w:divBdr>
      <w:divsChild>
        <w:div w:id="1555585930">
          <w:marLeft w:val="0"/>
          <w:marRight w:val="0"/>
          <w:marTop w:val="0"/>
          <w:marBottom w:val="0"/>
          <w:divBdr>
            <w:top w:val="none" w:sz="0" w:space="0" w:color="auto"/>
            <w:left w:val="none" w:sz="0" w:space="0" w:color="auto"/>
            <w:bottom w:val="none" w:sz="0" w:space="0" w:color="auto"/>
            <w:right w:val="none" w:sz="0" w:space="0" w:color="auto"/>
          </w:divBdr>
          <w:divsChild>
            <w:div w:id="1096367903">
              <w:marLeft w:val="0"/>
              <w:marRight w:val="0"/>
              <w:marTop w:val="0"/>
              <w:marBottom w:val="0"/>
              <w:divBdr>
                <w:top w:val="none" w:sz="0" w:space="0" w:color="auto"/>
                <w:left w:val="none" w:sz="0" w:space="0" w:color="auto"/>
                <w:bottom w:val="none" w:sz="0" w:space="0" w:color="auto"/>
                <w:right w:val="none" w:sz="0" w:space="0" w:color="auto"/>
              </w:divBdr>
              <w:divsChild>
                <w:div w:id="861171117">
                  <w:marLeft w:val="0"/>
                  <w:marRight w:val="0"/>
                  <w:marTop w:val="0"/>
                  <w:marBottom w:val="0"/>
                  <w:divBdr>
                    <w:top w:val="none" w:sz="0" w:space="0" w:color="auto"/>
                    <w:left w:val="none" w:sz="0" w:space="0" w:color="auto"/>
                    <w:bottom w:val="none" w:sz="0" w:space="0" w:color="auto"/>
                    <w:right w:val="none" w:sz="0" w:space="0" w:color="auto"/>
                  </w:divBdr>
                </w:div>
              </w:divsChild>
            </w:div>
            <w:div w:id="33430279">
              <w:marLeft w:val="0"/>
              <w:marRight w:val="0"/>
              <w:marTop w:val="0"/>
              <w:marBottom w:val="0"/>
              <w:divBdr>
                <w:top w:val="none" w:sz="0" w:space="0" w:color="auto"/>
                <w:left w:val="none" w:sz="0" w:space="0" w:color="auto"/>
                <w:bottom w:val="none" w:sz="0" w:space="0" w:color="auto"/>
                <w:right w:val="none" w:sz="0" w:space="0" w:color="auto"/>
              </w:divBdr>
              <w:divsChild>
                <w:div w:id="5615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1941">
      <w:bodyDiv w:val="1"/>
      <w:marLeft w:val="0"/>
      <w:marRight w:val="0"/>
      <w:marTop w:val="0"/>
      <w:marBottom w:val="0"/>
      <w:divBdr>
        <w:top w:val="none" w:sz="0" w:space="0" w:color="auto"/>
        <w:left w:val="none" w:sz="0" w:space="0" w:color="auto"/>
        <w:bottom w:val="none" w:sz="0" w:space="0" w:color="auto"/>
        <w:right w:val="none" w:sz="0" w:space="0" w:color="auto"/>
      </w:divBdr>
      <w:divsChild>
        <w:div w:id="21056078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66876508">
      <w:bodyDiv w:val="1"/>
      <w:marLeft w:val="0"/>
      <w:marRight w:val="0"/>
      <w:marTop w:val="0"/>
      <w:marBottom w:val="0"/>
      <w:divBdr>
        <w:top w:val="none" w:sz="0" w:space="0" w:color="auto"/>
        <w:left w:val="none" w:sz="0" w:space="0" w:color="auto"/>
        <w:bottom w:val="none" w:sz="0" w:space="0" w:color="auto"/>
        <w:right w:val="none" w:sz="0" w:space="0" w:color="auto"/>
      </w:divBdr>
      <w:divsChild>
        <w:div w:id="19024479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19765405">
      <w:bodyDiv w:val="1"/>
      <w:marLeft w:val="0"/>
      <w:marRight w:val="0"/>
      <w:marTop w:val="0"/>
      <w:marBottom w:val="0"/>
      <w:divBdr>
        <w:top w:val="none" w:sz="0" w:space="0" w:color="auto"/>
        <w:left w:val="none" w:sz="0" w:space="0" w:color="auto"/>
        <w:bottom w:val="none" w:sz="0" w:space="0" w:color="auto"/>
        <w:right w:val="none" w:sz="0" w:space="0" w:color="auto"/>
      </w:divBdr>
      <w:divsChild>
        <w:div w:id="865481764">
          <w:marLeft w:val="0"/>
          <w:marRight w:val="0"/>
          <w:marTop w:val="0"/>
          <w:marBottom w:val="0"/>
          <w:divBdr>
            <w:top w:val="none" w:sz="0" w:space="0" w:color="auto"/>
            <w:left w:val="none" w:sz="0" w:space="0" w:color="auto"/>
            <w:bottom w:val="none" w:sz="0" w:space="0" w:color="auto"/>
            <w:right w:val="none" w:sz="0" w:space="0" w:color="auto"/>
          </w:divBdr>
          <w:divsChild>
            <w:div w:id="3751618">
              <w:marLeft w:val="0"/>
              <w:marRight w:val="0"/>
              <w:marTop w:val="0"/>
              <w:marBottom w:val="0"/>
              <w:divBdr>
                <w:top w:val="none" w:sz="0" w:space="0" w:color="auto"/>
                <w:left w:val="none" w:sz="0" w:space="0" w:color="auto"/>
                <w:bottom w:val="none" w:sz="0" w:space="0" w:color="auto"/>
                <w:right w:val="none" w:sz="0" w:space="0" w:color="auto"/>
              </w:divBdr>
              <w:divsChild>
                <w:div w:id="7761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89088">
      <w:bodyDiv w:val="1"/>
      <w:marLeft w:val="0"/>
      <w:marRight w:val="0"/>
      <w:marTop w:val="0"/>
      <w:marBottom w:val="0"/>
      <w:divBdr>
        <w:top w:val="none" w:sz="0" w:space="0" w:color="auto"/>
        <w:left w:val="none" w:sz="0" w:space="0" w:color="auto"/>
        <w:bottom w:val="none" w:sz="0" w:space="0" w:color="auto"/>
        <w:right w:val="none" w:sz="0" w:space="0" w:color="auto"/>
      </w:divBdr>
    </w:div>
    <w:div w:id="1928073026">
      <w:bodyDiv w:val="1"/>
      <w:marLeft w:val="0"/>
      <w:marRight w:val="0"/>
      <w:marTop w:val="0"/>
      <w:marBottom w:val="0"/>
      <w:divBdr>
        <w:top w:val="none" w:sz="0" w:space="0" w:color="auto"/>
        <w:left w:val="none" w:sz="0" w:space="0" w:color="auto"/>
        <w:bottom w:val="none" w:sz="0" w:space="0" w:color="auto"/>
        <w:right w:val="none" w:sz="0" w:space="0" w:color="auto"/>
      </w:divBdr>
    </w:div>
    <w:div w:id="1946692736">
      <w:bodyDiv w:val="1"/>
      <w:marLeft w:val="0"/>
      <w:marRight w:val="0"/>
      <w:marTop w:val="0"/>
      <w:marBottom w:val="0"/>
      <w:divBdr>
        <w:top w:val="none" w:sz="0" w:space="0" w:color="auto"/>
        <w:left w:val="none" w:sz="0" w:space="0" w:color="auto"/>
        <w:bottom w:val="none" w:sz="0" w:space="0" w:color="auto"/>
        <w:right w:val="none" w:sz="0" w:space="0" w:color="auto"/>
      </w:divBdr>
    </w:div>
    <w:div w:id="1955554579">
      <w:bodyDiv w:val="1"/>
      <w:marLeft w:val="0"/>
      <w:marRight w:val="0"/>
      <w:marTop w:val="0"/>
      <w:marBottom w:val="0"/>
      <w:divBdr>
        <w:top w:val="none" w:sz="0" w:space="0" w:color="auto"/>
        <w:left w:val="none" w:sz="0" w:space="0" w:color="auto"/>
        <w:bottom w:val="none" w:sz="0" w:space="0" w:color="auto"/>
        <w:right w:val="none" w:sz="0" w:space="0" w:color="auto"/>
      </w:divBdr>
      <w:divsChild>
        <w:div w:id="284123396">
          <w:marLeft w:val="0"/>
          <w:marRight w:val="0"/>
          <w:marTop w:val="0"/>
          <w:marBottom w:val="0"/>
          <w:divBdr>
            <w:top w:val="none" w:sz="0" w:space="0" w:color="auto"/>
            <w:left w:val="none" w:sz="0" w:space="0" w:color="auto"/>
            <w:bottom w:val="none" w:sz="0" w:space="0" w:color="auto"/>
            <w:right w:val="none" w:sz="0" w:space="0" w:color="auto"/>
          </w:divBdr>
          <w:divsChild>
            <w:div w:id="1005208681">
              <w:marLeft w:val="0"/>
              <w:marRight w:val="0"/>
              <w:marTop w:val="0"/>
              <w:marBottom w:val="0"/>
              <w:divBdr>
                <w:top w:val="none" w:sz="0" w:space="0" w:color="auto"/>
                <w:left w:val="none" w:sz="0" w:space="0" w:color="auto"/>
                <w:bottom w:val="none" w:sz="0" w:space="0" w:color="auto"/>
                <w:right w:val="none" w:sz="0" w:space="0" w:color="auto"/>
              </w:divBdr>
              <w:divsChild>
                <w:div w:id="268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6272">
      <w:bodyDiv w:val="1"/>
      <w:marLeft w:val="0"/>
      <w:marRight w:val="0"/>
      <w:marTop w:val="0"/>
      <w:marBottom w:val="0"/>
      <w:divBdr>
        <w:top w:val="none" w:sz="0" w:space="0" w:color="auto"/>
        <w:left w:val="none" w:sz="0" w:space="0" w:color="auto"/>
        <w:bottom w:val="none" w:sz="0" w:space="0" w:color="auto"/>
        <w:right w:val="none" w:sz="0" w:space="0" w:color="auto"/>
      </w:divBdr>
    </w:div>
    <w:div w:id="1984381917">
      <w:bodyDiv w:val="1"/>
      <w:marLeft w:val="0"/>
      <w:marRight w:val="0"/>
      <w:marTop w:val="0"/>
      <w:marBottom w:val="0"/>
      <w:divBdr>
        <w:top w:val="none" w:sz="0" w:space="0" w:color="auto"/>
        <w:left w:val="none" w:sz="0" w:space="0" w:color="auto"/>
        <w:bottom w:val="none" w:sz="0" w:space="0" w:color="auto"/>
        <w:right w:val="none" w:sz="0" w:space="0" w:color="auto"/>
      </w:divBdr>
    </w:div>
    <w:div w:id="1992557606">
      <w:bodyDiv w:val="1"/>
      <w:marLeft w:val="0"/>
      <w:marRight w:val="0"/>
      <w:marTop w:val="0"/>
      <w:marBottom w:val="0"/>
      <w:divBdr>
        <w:top w:val="none" w:sz="0" w:space="0" w:color="auto"/>
        <w:left w:val="none" w:sz="0" w:space="0" w:color="auto"/>
        <w:bottom w:val="none" w:sz="0" w:space="0" w:color="auto"/>
        <w:right w:val="none" w:sz="0" w:space="0" w:color="auto"/>
      </w:divBdr>
    </w:div>
    <w:div w:id="2004241372">
      <w:bodyDiv w:val="1"/>
      <w:marLeft w:val="0"/>
      <w:marRight w:val="0"/>
      <w:marTop w:val="0"/>
      <w:marBottom w:val="0"/>
      <w:divBdr>
        <w:top w:val="none" w:sz="0" w:space="0" w:color="auto"/>
        <w:left w:val="none" w:sz="0" w:space="0" w:color="auto"/>
        <w:bottom w:val="none" w:sz="0" w:space="0" w:color="auto"/>
        <w:right w:val="none" w:sz="0" w:space="0" w:color="auto"/>
      </w:divBdr>
      <w:divsChild>
        <w:div w:id="1305887678">
          <w:marLeft w:val="0"/>
          <w:marRight w:val="0"/>
          <w:marTop w:val="0"/>
          <w:marBottom w:val="0"/>
          <w:divBdr>
            <w:top w:val="none" w:sz="0" w:space="0" w:color="auto"/>
            <w:left w:val="none" w:sz="0" w:space="0" w:color="auto"/>
            <w:bottom w:val="none" w:sz="0" w:space="0" w:color="auto"/>
            <w:right w:val="none" w:sz="0" w:space="0" w:color="auto"/>
          </w:divBdr>
          <w:divsChild>
            <w:div w:id="88743410">
              <w:marLeft w:val="0"/>
              <w:marRight w:val="0"/>
              <w:marTop w:val="0"/>
              <w:marBottom w:val="0"/>
              <w:divBdr>
                <w:top w:val="none" w:sz="0" w:space="0" w:color="auto"/>
                <w:left w:val="none" w:sz="0" w:space="0" w:color="auto"/>
                <w:bottom w:val="none" w:sz="0" w:space="0" w:color="auto"/>
                <w:right w:val="none" w:sz="0" w:space="0" w:color="auto"/>
              </w:divBdr>
              <w:divsChild>
                <w:div w:id="2128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613">
      <w:bodyDiv w:val="1"/>
      <w:marLeft w:val="0"/>
      <w:marRight w:val="0"/>
      <w:marTop w:val="0"/>
      <w:marBottom w:val="0"/>
      <w:divBdr>
        <w:top w:val="none" w:sz="0" w:space="0" w:color="auto"/>
        <w:left w:val="none" w:sz="0" w:space="0" w:color="auto"/>
        <w:bottom w:val="none" w:sz="0" w:space="0" w:color="auto"/>
        <w:right w:val="none" w:sz="0" w:space="0" w:color="auto"/>
      </w:divBdr>
    </w:div>
    <w:div w:id="207122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machinecurve.com/index.php/2019/10/15/leaky-relu-improving-traditional-relu/#introducing-leaky-relu/" TargetMode="External"/><Relationship Id="rId21" Type="http://schemas.openxmlformats.org/officeDocument/2006/relationships/image" Target="media/image9.JPG"/><Relationship Id="rId34" Type="http://schemas.openxmlformats.org/officeDocument/2006/relationships/hyperlink" Target="https://wiki.pathmind.com/neural-network" TargetMode="External"/><Relationship Id="rId42" Type="http://schemas.openxmlformats.org/officeDocument/2006/relationships/hyperlink" Target="#A1"/><Relationship Id="rId47" Type="http://schemas.openxmlformats.org/officeDocument/2006/relationships/image" Target="media/image26.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yperlink" Target="https://www.kaggle.com/puneet6060/intel-image-classific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jeremyjordan.me/nn-learning-rate/" TargetMode="External"/><Relationship Id="rId40" Type="http://schemas.openxmlformats.org/officeDocument/2006/relationships/hyperlink" Target="https://dataaspirant.com/difference-between-softmax-function-and-sigmoid-function/"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owardsdatascience.com/perceptron-the-artificial-neuron-4d8c70d5cc8d/"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users.ics.aalto.fi/ahonkela/dippa/node41.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achinelearningmastery.com/dropout-for-regularizing-deep-neural-networks/" TargetMode="External"/><Relationship Id="rId46" Type="http://schemas.openxmlformats.org/officeDocument/2006/relationships/image" Target="media/image25.png"/><Relationship Id="rId20" Type="http://schemas.openxmlformats.org/officeDocument/2006/relationships/image" Target="media/image8.JPG"/><Relationship Id="rId41" Type="http://schemas.openxmlformats.org/officeDocument/2006/relationships/hyperlink" Target="https://arxiv.org/pdf/1609.0474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1A5C65-69D3-FC47-AF7A-BD89AC1813BC}">
  <we:reference id="wa200001011" version="1.2.0.0" store="zh-TW" storeType="OMEX"/>
  <we:alternateReferences>
    <we:reference id="wa200001011" version="1.2.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A62B0-D1FA-4C35-B897-751600D5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23</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YOU, Xinyu</dc:creator>
  <cp:lastModifiedBy>WONG, Man Him</cp:lastModifiedBy>
  <cp:revision>15</cp:revision>
  <dcterms:created xsi:type="dcterms:W3CDTF">2021-05-07T10:36:00Z</dcterms:created>
  <dcterms:modified xsi:type="dcterms:W3CDTF">2021-05-07T12:50:00Z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documentId_6312</vt:lpwstr>
  </property>
  <property fmtid="{D5CDD505-2E9C-101B-9397-08002B2CF9AE}" pid="3" name="grammarly_documentContext">
    <vt:lpwstr>{"goals":[],"domain":"general","emotions":[],"dialect":"american"}</vt:lpwstr>
  </property>
</Properties>
</file>